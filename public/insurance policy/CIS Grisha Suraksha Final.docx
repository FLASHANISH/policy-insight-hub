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2EE9" w:rsidRPr="00DE0A52" w:rsidRDefault="004B2EE9" w:rsidP="004B2EE9">
      <w:pPr>
        <w:spacing w:after="0"/>
        <w:jc w:val="center"/>
        <w:rPr>
          <w:rFonts w:ascii="Times New Roman" w:hAnsi="Times New Roman"/>
          <w:b/>
          <w:bCs/>
          <w:sz w:val="32"/>
          <w:szCs w:val="16"/>
        </w:rPr>
      </w:pPr>
      <w:r>
        <w:rPr>
          <w:rFonts w:ascii="Times New Roman" w:hAnsi="Times New Roman"/>
          <w:b/>
          <w:bCs/>
          <w:sz w:val="32"/>
          <w:szCs w:val="16"/>
        </w:rPr>
        <w:t>[</w:t>
      </w:r>
      <w:r w:rsidR="00BC2545">
        <w:rPr>
          <w:rFonts w:ascii="Times New Roman" w:hAnsi="Times New Roman"/>
          <w:b/>
          <w:bCs/>
          <w:sz w:val="32"/>
          <w:szCs w:val="16"/>
        </w:rPr>
        <w:t>UNITED INDIA INSURANCE COMPANY</w:t>
      </w:r>
      <w:r>
        <w:rPr>
          <w:rFonts w:ascii="Times New Roman" w:hAnsi="Times New Roman"/>
          <w:b/>
          <w:bCs/>
          <w:sz w:val="32"/>
          <w:szCs w:val="16"/>
        </w:rPr>
        <w:t>]</w:t>
      </w:r>
    </w:p>
    <w:p w:rsidR="004B2EE9" w:rsidRDefault="004B2EE9" w:rsidP="004B2EE9">
      <w:pPr>
        <w:spacing w:after="0"/>
        <w:jc w:val="center"/>
        <w:rPr>
          <w:rFonts w:ascii="Times New Roman" w:hAnsi="Times New Roman"/>
          <w:b/>
          <w:bCs/>
          <w:sz w:val="24"/>
          <w:szCs w:val="24"/>
        </w:rPr>
      </w:pPr>
    </w:p>
    <w:p w:rsidR="00A3101D" w:rsidRPr="00A3101D" w:rsidRDefault="00A3101D" w:rsidP="00FE6CBB">
      <w:pPr>
        <w:spacing w:after="0"/>
        <w:jc w:val="center"/>
        <w:rPr>
          <w:b/>
          <w:sz w:val="32"/>
          <w:u w:val="single"/>
        </w:rPr>
      </w:pPr>
      <w:r>
        <w:rPr>
          <w:b/>
          <w:sz w:val="32"/>
          <w:u w:val="single"/>
        </w:rPr>
        <w:t>UNITED</w:t>
      </w:r>
      <w:r w:rsidRPr="00A3101D">
        <w:rPr>
          <w:b/>
          <w:sz w:val="32"/>
          <w:u w:val="single"/>
        </w:rPr>
        <w:t xml:space="preserve"> BHARAT </w:t>
      </w:r>
      <w:r w:rsidR="00294C3D">
        <w:rPr>
          <w:b/>
          <w:sz w:val="32"/>
          <w:u w:val="single"/>
        </w:rPr>
        <w:t xml:space="preserve">GRIHA </w:t>
      </w:r>
      <w:r w:rsidR="00B67E54">
        <w:rPr>
          <w:b/>
          <w:sz w:val="32"/>
          <w:u w:val="single"/>
        </w:rPr>
        <w:t>SU</w:t>
      </w:r>
      <w:r w:rsidR="00294C3D">
        <w:rPr>
          <w:b/>
          <w:sz w:val="32"/>
          <w:u w:val="single"/>
        </w:rPr>
        <w:t>RAKSHA POLICY</w:t>
      </w:r>
      <w:r w:rsidRPr="00A3101D">
        <w:rPr>
          <w:b/>
          <w:sz w:val="32"/>
          <w:u w:val="single"/>
        </w:rPr>
        <w:t xml:space="preserve"> </w:t>
      </w:r>
    </w:p>
    <w:p w:rsidR="00A3101D" w:rsidRPr="00AC4F31" w:rsidRDefault="00A3101D" w:rsidP="00FE6CBB">
      <w:pPr>
        <w:spacing w:after="0"/>
        <w:jc w:val="center"/>
        <w:rPr>
          <w:b/>
          <w:sz w:val="28"/>
          <w:u w:val="single"/>
        </w:rPr>
      </w:pPr>
      <w:bookmarkStart w:id="0" w:name="_GoBack"/>
      <w:bookmarkEnd w:id="0"/>
      <w:r w:rsidRPr="00AC4F31">
        <w:rPr>
          <w:b/>
          <w:sz w:val="28"/>
          <w:u w:val="single"/>
        </w:rPr>
        <w:t xml:space="preserve">UIN: </w:t>
      </w:r>
      <w:r w:rsidR="00335969" w:rsidRPr="00AC4F31">
        <w:rPr>
          <w:rFonts w:ascii="Verdana" w:hAnsi="Verdana" w:cs="Calibri"/>
          <w:b/>
          <w:bCs/>
          <w:color w:val="000000"/>
          <w:sz w:val="20"/>
          <w:szCs w:val="20"/>
          <w:u w:val="single"/>
          <w:shd w:val="clear" w:color="auto" w:fill="FFFFFF"/>
        </w:rPr>
        <w:t>IRDAN545RPPR0002V01202526</w:t>
      </w:r>
    </w:p>
    <w:p w:rsidR="00A3101D" w:rsidRDefault="00A3101D" w:rsidP="00FE6CBB">
      <w:pPr>
        <w:spacing w:after="0"/>
        <w:jc w:val="center"/>
        <w:rPr>
          <w:b/>
          <w:sz w:val="28"/>
          <w:u w:val="single"/>
        </w:rPr>
      </w:pPr>
    </w:p>
    <w:p w:rsidR="001D22E9" w:rsidRPr="00A3101D" w:rsidRDefault="00A3101D" w:rsidP="00FE6CBB">
      <w:pPr>
        <w:spacing w:after="0"/>
        <w:jc w:val="center"/>
        <w:rPr>
          <w:rFonts w:ascii="Times New Roman" w:hAnsi="Times New Roman"/>
          <w:b/>
          <w:bCs/>
          <w:sz w:val="28"/>
          <w:szCs w:val="28"/>
          <w:u w:val="single"/>
        </w:rPr>
      </w:pPr>
      <w:r w:rsidRPr="00A3101D">
        <w:rPr>
          <w:rFonts w:ascii="Times New Roman" w:hAnsi="Times New Roman"/>
          <w:b/>
          <w:bCs/>
          <w:sz w:val="28"/>
          <w:szCs w:val="28"/>
          <w:u w:val="single"/>
        </w:rPr>
        <w:t>CUSTOMER INFORMATION SHEET/ KNOW YOUR POLICY</w:t>
      </w:r>
    </w:p>
    <w:p w:rsidR="00A3101D" w:rsidRPr="00887D3D" w:rsidRDefault="00A3101D" w:rsidP="00FE6CBB">
      <w:pPr>
        <w:spacing w:after="0"/>
        <w:jc w:val="center"/>
        <w:rPr>
          <w:rFonts w:ascii="Times New Roman" w:hAnsi="Times New Roman"/>
          <w:b/>
          <w:bCs/>
          <w:sz w:val="28"/>
          <w:szCs w:val="28"/>
        </w:rPr>
      </w:pPr>
    </w:p>
    <w:tbl>
      <w:tblPr>
        <w:tblStyle w:val="TableGrid"/>
        <w:tblW w:w="10643" w:type="dxa"/>
        <w:tblLook w:val="04A0" w:firstRow="1" w:lastRow="0" w:firstColumn="1" w:lastColumn="0" w:noHBand="0" w:noVBand="1"/>
      </w:tblPr>
      <w:tblGrid>
        <w:gridCol w:w="688"/>
        <w:gridCol w:w="1815"/>
        <w:gridCol w:w="6852"/>
        <w:gridCol w:w="1288"/>
      </w:tblGrid>
      <w:tr w:rsidR="003C7136" w:rsidRPr="00887D3D" w:rsidTr="00D534E5">
        <w:tc>
          <w:tcPr>
            <w:tcW w:w="688" w:type="dxa"/>
          </w:tcPr>
          <w:p w:rsidR="003C7136" w:rsidRPr="00887D3D" w:rsidRDefault="00A3101D" w:rsidP="00A3101D">
            <w:pPr>
              <w:pStyle w:val="NoSpacing"/>
              <w:jc w:val="center"/>
              <w:rPr>
                <w:rFonts w:ascii="Times New Roman" w:hAnsi="Times New Roman"/>
                <w:b/>
                <w:bCs/>
                <w:sz w:val="20"/>
                <w:szCs w:val="20"/>
              </w:rPr>
            </w:pPr>
            <w:r>
              <w:rPr>
                <w:rFonts w:ascii="Times New Roman" w:hAnsi="Times New Roman"/>
                <w:b/>
                <w:bCs/>
                <w:sz w:val="20"/>
                <w:szCs w:val="20"/>
              </w:rPr>
              <w:t>S. N</w:t>
            </w:r>
            <w:r w:rsidR="003C7136" w:rsidRPr="00887D3D">
              <w:rPr>
                <w:rFonts w:ascii="Times New Roman" w:hAnsi="Times New Roman"/>
                <w:b/>
                <w:bCs/>
                <w:sz w:val="20"/>
                <w:szCs w:val="20"/>
              </w:rPr>
              <w:t>o</w:t>
            </w:r>
          </w:p>
        </w:tc>
        <w:tc>
          <w:tcPr>
            <w:tcW w:w="1815" w:type="dxa"/>
          </w:tcPr>
          <w:p w:rsidR="003C7136" w:rsidRPr="00887D3D" w:rsidRDefault="003C7136" w:rsidP="00A3101D">
            <w:pPr>
              <w:pStyle w:val="NoSpacing"/>
              <w:jc w:val="center"/>
              <w:rPr>
                <w:rFonts w:ascii="Times New Roman" w:hAnsi="Times New Roman"/>
                <w:b/>
                <w:bCs/>
                <w:sz w:val="20"/>
                <w:szCs w:val="20"/>
              </w:rPr>
            </w:pPr>
            <w:r w:rsidRPr="00887D3D">
              <w:rPr>
                <w:rFonts w:ascii="Times New Roman" w:hAnsi="Times New Roman"/>
                <w:b/>
                <w:bCs/>
                <w:sz w:val="20"/>
                <w:szCs w:val="20"/>
              </w:rPr>
              <w:t>Title</w:t>
            </w:r>
          </w:p>
        </w:tc>
        <w:tc>
          <w:tcPr>
            <w:tcW w:w="6852" w:type="dxa"/>
          </w:tcPr>
          <w:p w:rsidR="003C7136" w:rsidRPr="00887D3D" w:rsidRDefault="003C7136" w:rsidP="00A3101D">
            <w:pPr>
              <w:pStyle w:val="NoSpacing"/>
              <w:jc w:val="center"/>
              <w:rPr>
                <w:rFonts w:ascii="Times New Roman" w:hAnsi="Times New Roman"/>
                <w:b/>
                <w:bCs/>
                <w:sz w:val="20"/>
                <w:szCs w:val="20"/>
              </w:rPr>
            </w:pPr>
            <w:r w:rsidRPr="00887D3D">
              <w:rPr>
                <w:rFonts w:ascii="Times New Roman" w:hAnsi="Times New Roman"/>
                <w:b/>
                <w:bCs/>
                <w:sz w:val="20"/>
                <w:szCs w:val="20"/>
              </w:rPr>
              <w:t>Description</w:t>
            </w:r>
          </w:p>
        </w:tc>
        <w:tc>
          <w:tcPr>
            <w:tcW w:w="1288" w:type="dxa"/>
          </w:tcPr>
          <w:p w:rsidR="003C7136" w:rsidRPr="00887D3D" w:rsidRDefault="00A3101D" w:rsidP="00A3101D">
            <w:pPr>
              <w:pStyle w:val="NoSpacing"/>
              <w:jc w:val="center"/>
              <w:rPr>
                <w:rFonts w:ascii="Times New Roman" w:hAnsi="Times New Roman"/>
                <w:b/>
                <w:bCs/>
                <w:sz w:val="20"/>
                <w:szCs w:val="20"/>
              </w:rPr>
            </w:pPr>
            <w:r>
              <w:rPr>
                <w:rFonts w:ascii="Times New Roman" w:hAnsi="Times New Roman"/>
                <w:b/>
                <w:bCs/>
                <w:sz w:val="20"/>
                <w:szCs w:val="20"/>
              </w:rPr>
              <w:t>Policy</w:t>
            </w:r>
            <w:r w:rsidR="003C7136" w:rsidRPr="00887D3D">
              <w:rPr>
                <w:rFonts w:ascii="Times New Roman" w:hAnsi="Times New Roman"/>
                <w:b/>
                <w:bCs/>
                <w:sz w:val="20"/>
                <w:szCs w:val="20"/>
              </w:rPr>
              <w:t xml:space="preserve"> Clause Number</w:t>
            </w:r>
          </w:p>
        </w:tc>
      </w:tr>
      <w:tr w:rsidR="003C7136" w:rsidRPr="00887D3D" w:rsidTr="00D534E5">
        <w:tc>
          <w:tcPr>
            <w:tcW w:w="688" w:type="dxa"/>
          </w:tcPr>
          <w:p w:rsidR="003C7136" w:rsidRPr="00887D3D" w:rsidRDefault="007E5178" w:rsidP="003C7136">
            <w:pPr>
              <w:pStyle w:val="NoSpacing"/>
              <w:rPr>
                <w:rFonts w:ascii="Times New Roman" w:hAnsi="Times New Roman"/>
                <w:sz w:val="20"/>
                <w:szCs w:val="20"/>
              </w:rPr>
            </w:pPr>
            <w:r w:rsidRPr="00887D3D">
              <w:rPr>
                <w:rFonts w:ascii="Times New Roman" w:hAnsi="Times New Roman"/>
                <w:sz w:val="20"/>
                <w:szCs w:val="20"/>
              </w:rPr>
              <w:t>1</w:t>
            </w:r>
          </w:p>
        </w:tc>
        <w:tc>
          <w:tcPr>
            <w:tcW w:w="1815" w:type="dxa"/>
          </w:tcPr>
          <w:p w:rsidR="003C7136" w:rsidRPr="00887D3D" w:rsidRDefault="007E5178" w:rsidP="003C7136">
            <w:pPr>
              <w:pStyle w:val="NoSpacing"/>
              <w:rPr>
                <w:rFonts w:ascii="Times New Roman" w:hAnsi="Times New Roman"/>
                <w:sz w:val="20"/>
                <w:szCs w:val="20"/>
              </w:rPr>
            </w:pPr>
            <w:r w:rsidRPr="00887D3D">
              <w:rPr>
                <w:rFonts w:ascii="Times New Roman" w:eastAsiaTheme="minorHAnsi" w:hAnsi="Times New Roman"/>
                <w:b/>
                <w:bCs/>
                <w:sz w:val="20"/>
                <w:szCs w:val="20"/>
                <w:lang w:bidi="hi-IN"/>
              </w:rPr>
              <w:t>Product Name</w:t>
            </w:r>
          </w:p>
        </w:tc>
        <w:tc>
          <w:tcPr>
            <w:tcW w:w="6852" w:type="dxa"/>
          </w:tcPr>
          <w:p w:rsidR="003C7136" w:rsidRPr="001D3D2F" w:rsidRDefault="00294C3D" w:rsidP="008B455C">
            <w:pPr>
              <w:pStyle w:val="NoSpacing"/>
              <w:rPr>
                <w:rFonts w:ascii="Times New Roman" w:hAnsi="Times New Roman"/>
                <w:b/>
                <w:sz w:val="20"/>
                <w:szCs w:val="20"/>
              </w:rPr>
            </w:pPr>
            <w:r>
              <w:rPr>
                <w:rFonts w:ascii="Times New Roman" w:hAnsi="Times New Roman"/>
                <w:b/>
                <w:sz w:val="20"/>
                <w:szCs w:val="20"/>
              </w:rPr>
              <w:t xml:space="preserve">Griha </w:t>
            </w:r>
            <w:r w:rsidR="008B455C">
              <w:rPr>
                <w:rFonts w:ascii="Times New Roman" w:hAnsi="Times New Roman"/>
                <w:b/>
                <w:sz w:val="20"/>
                <w:szCs w:val="20"/>
              </w:rPr>
              <w:t>Sur</w:t>
            </w:r>
            <w:r>
              <w:rPr>
                <w:rFonts w:ascii="Times New Roman" w:hAnsi="Times New Roman"/>
                <w:b/>
                <w:sz w:val="20"/>
                <w:szCs w:val="20"/>
              </w:rPr>
              <w:t>aksha Policy</w:t>
            </w:r>
          </w:p>
        </w:tc>
        <w:tc>
          <w:tcPr>
            <w:tcW w:w="1288" w:type="dxa"/>
          </w:tcPr>
          <w:p w:rsidR="003C7136" w:rsidRPr="00887D3D" w:rsidRDefault="00A306B8" w:rsidP="005C4CB4">
            <w:pPr>
              <w:pStyle w:val="NoSpacing"/>
              <w:jc w:val="center"/>
              <w:rPr>
                <w:rFonts w:ascii="Times New Roman" w:hAnsi="Times New Roman"/>
                <w:sz w:val="20"/>
                <w:szCs w:val="20"/>
              </w:rPr>
            </w:pPr>
            <w:r>
              <w:rPr>
                <w:rFonts w:ascii="Times New Roman" w:hAnsi="Times New Roman"/>
                <w:sz w:val="20"/>
                <w:szCs w:val="20"/>
              </w:rPr>
              <w:t>Not Applicable</w:t>
            </w:r>
          </w:p>
        </w:tc>
      </w:tr>
      <w:tr w:rsidR="003C7136" w:rsidRPr="00887D3D" w:rsidTr="00D534E5">
        <w:tc>
          <w:tcPr>
            <w:tcW w:w="688" w:type="dxa"/>
          </w:tcPr>
          <w:p w:rsidR="003C7136" w:rsidRPr="00887D3D" w:rsidRDefault="007E5178" w:rsidP="003C7136">
            <w:pPr>
              <w:pStyle w:val="NoSpacing"/>
              <w:rPr>
                <w:rFonts w:ascii="Times New Roman" w:hAnsi="Times New Roman"/>
                <w:sz w:val="20"/>
                <w:szCs w:val="20"/>
              </w:rPr>
            </w:pPr>
            <w:r w:rsidRPr="00887D3D">
              <w:rPr>
                <w:rFonts w:ascii="Times New Roman" w:hAnsi="Times New Roman"/>
                <w:sz w:val="20"/>
                <w:szCs w:val="20"/>
              </w:rPr>
              <w:t>2</w:t>
            </w:r>
          </w:p>
        </w:tc>
        <w:tc>
          <w:tcPr>
            <w:tcW w:w="1815" w:type="dxa"/>
          </w:tcPr>
          <w:p w:rsidR="00A3101D" w:rsidRPr="00A3101D" w:rsidRDefault="00A3101D" w:rsidP="00A3101D">
            <w:pPr>
              <w:pStyle w:val="NoSpacing"/>
              <w:rPr>
                <w:rFonts w:ascii="Times New Roman" w:eastAsiaTheme="minorHAnsi" w:hAnsi="Times New Roman"/>
                <w:b/>
                <w:bCs/>
                <w:sz w:val="20"/>
                <w:szCs w:val="20"/>
                <w:lang w:bidi="hi-IN"/>
              </w:rPr>
            </w:pPr>
            <w:r w:rsidRPr="00A3101D">
              <w:rPr>
                <w:rFonts w:ascii="Times New Roman" w:eastAsiaTheme="minorHAnsi" w:hAnsi="Times New Roman"/>
                <w:b/>
                <w:bCs/>
                <w:sz w:val="20"/>
                <w:szCs w:val="20"/>
                <w:lang w:bidi="hi-IN"/>
              </w:rPr>
              <w:t>Unique</w:t>
            </w:r>
          </w:p>
          <w:p w:rsidR="00A3101D" w:rsidRPr="00A3101D" w:rsidRDefault="00A3101D" w:rsidP="00A3101D">
            <w:pPr>
              <w:pStyle w:val="NoSpacing"/>
              <w:rPr>
                <w:rFonts w:ascii="Times New Roman" w:eastAsiaTheme="minorHAnsi" w:hAnsi="Times New Roman"/>
                <w:b/>
                <w:bCs/>
                <w:sz w:val="20"/>
                <w:szCs w:val="20"/>
                <w:lang w:bidi="hi-IN"/>
              </w:rPr>
            </w:pPr>
            <w:r w:rsidRPr="00A3101D">
              <w:rPr>
                <w:rFonts w:ascii="Times New Roman" w:eastAsiaTheme="minorHAnsi" w:hAnsi="Times New Roman"/>
                <w:b/>
                <w:bCs/>
                <w:sz w:val="20"/>
                <w:szCs w:val="20"/>
                <w:lang w:bidi="hi-IN"/>
              </w:rPr>
              <w:t>Identification</w:t>
            </w:r>
          </w:p>
          <w:p w:rsidR="00A3101D" w:rsidRPr="00A3101D" w:rsidRDefault="00A3101D" w:rsidP="00A3101D">
            <w:pPr>
              <w:pStyle w:val="NoSpacing"/>
              <w:rPr>
                <w:rFonts w:ascii="Times New Roman" w:eastAsiaTheme="minorHAnsi" w:hAnsi="Times New Roman"/>
                <w:b/>
                <w:bCs/>
                <w:sz w:val="20"/>
                <w:szCs w:val="20"/>
                <w:lang w:bidi="hi-IN"/>
              </w:rPr>
            </w:pPr>
            <w:r w:rsidRPr="00A3101D">
              <w:rPr>
                <w:rFonts w:ascii="Times New Roman" w:eastAsiaTheme="minorHAnsi" w:hAnsi="Times New Roman"/>
                <w:b/>
                <w:bCs/>
                <w:sz w:val="20"/>
                <w:szCs w:val="20"/>
                <w:lang w:bidi="hi-IN"/>
              </w:rPr>
              <w:t>Number</w:t>
            </w:r>
          </w:p>
          <w:p w:rsidR="00A3101D" w:rsidRPr="00A3101D" w:rsidRDefault="00A3101D" w:rsidP="00A3101D">
            <w:pPr>
              <w:pStyle w:val="NoSpacing"/>
              <w:rPr>
                <w:rFonts w:ascii="Times New Roman" w:eastAsiaTheme="minorHAnsi" w:hAnsi="Times New Roman"/>
                <w:b/>
                <w:bCs/>
                <w:sz w:val="20"/>
                <w:szCs w:val="20"/>
                <w:lang w:bidi="hi-IN"/>
              </w:rPr>
            </w:pPr>
            <w:r w:rsidRPr="00A3101D">
              <w:rPr>
                <w:rFonts w:ascii="Times New Roman" w:eastAsiaTheme="minorHAnsi" w:hAnsi="Times New Roman"/>
                <w:b/>
                <w:bCs/>
                <w:sz w:val="20"/>
                <w:szCs w:val="20"/>
                <w:lang w:bidi="hi-IN"/>
              </w:rPr>
              <w:t>allotted by</w:t>
            </w:r>
          </w:p>
          <w:p w:rsidR="003C7136" w:rsidRPr="00887D3D" w:rsidRDefault="00A3101D" w:rsidP="00A3101D">
            <w:pPr>
              <w:pStyle w:val="NoSpacing"/>
              <w:rPr>
                <w:rFonts w:ascii="Times New Roman" w:hAnsi="Times New Roman"/>
                <w:sz w:val="20"/>
                <w:szCs w:val="20"/>
              </w:rPr>
            </w:pPr>
            <w:r w:rsidRPr="00A3101D">
              <w:rPr>
                <w:rFonts w:ascii="Times New Roman" w:eastAsiaTheme="minorHAnsi" w:hAnsi="Times New Roman"/>
                <w:b/>
                <w:bCs/>
                <w:sz w:val="20"/>
                <w:szCs w:val="20"/>
                <w:lang w:bidi="hi-IN"/>
              </w:rPr>
              <w:t>IRDAI</w:t>
            </w:r>
          </w:p>
        </w:tc>
        <w:tc>
          <w:tcPr>
            <w:tcW w:w="6852" w:type="dxa"/>
          </w:tcPr>
          <w:p w:rsidR="003C7136" w:rsidRPr="004B2EE9" w:rsidRDefault="00335969" w:rsidP="004B2EE9">
            <w:pPr>
              <w:spacing w:after="0"/>
              <w:jc w:val="both"/>
              <w:rPr>
                <w:rFonts w:ascii="Times New Roman" w:hAnsi="Times New Roman"/>
                <w:bCs/>
                <w:sz w:val="20"/>
                <w:szCs w:val="20"/>
              </w:rPr>
            </w:pPr>
            <w:r w:rsidRPr="00361CA7">
              <w:rPr>
                <w:rFonts w:ascii="Verdana" w:hAnsi="Verdana" w:cs="Calibri"/>
                <w:b/>
                <w:bCs/>
                <w:color w:val="000000"/>
                <w:sz w:val="20"/>
                <w:szCs w:val="20"/>
                <w:shd w:val="clear" w:color="auto" w:fill="FFFFFF"/>
              </w:rPr>
              <w:t>IRDAN545RPPR0002V01202526</w:t>
            </w:r>
          </w:p>
        </w:tc>
        <w:tc>
          <w:tcPr>
            <w:tcW w:w="1288" w:type="dxa"/>
          </w:tcPr>
          <w:p w:rsidR="004B2EE9" w:rsidRPr="00887D3D" w:rsidRDefault="00A306B8" w:rsidP="00661A36">
            <w:pPr>
              <w:pStyle w:val="NoSpacing"/>
              <w:jc w:val="center"/>
              <w:rPr>
                <w:rFonts w:ascii="Times New Roman" w:hAnsi="Times New Roman"/>
                <w:sz w:val="20"/>
                <w:szCs w:val="20"/>
              </w:rPr>
            </w:pPr>
            <w:r>
              <w:rPr>
                <w:rFonts w:ascii="Times New Roman" w:hAnsi="Times New Roman"/>
                <w:sz w:val="20"/>
                <w:szCs w:val="20"/>
              </w:rPr>
              <w:t>Not Applicable</w:t>
            </w:r>
          </w:p>
        </w:tc>
      </w:tr>
      <w:tr w:rsidR="003C7136" w:rsidRPr="00887D3D" w:rsidTr="00D534E5">
        <w:tc>
          <w:tcPr>
            <w:tcW w:w="688" w:type="dxa"/>
          </w:tcPr>
          <w:p w:rsidR="003C7136" w:rsidRPr="00887D3D" w:rsidRDefault="007E5178" w:rsidP="003C7136">
            <w:pPr>
              <w:pStyle w:val="NoSpacing"/>
              <w:rPr>
                <w:rFonts w:ascii="Times New Roman" w:hAnsi="Times New Roman"/>
                <w:sz w:val="20"/>
                <w:szCs w:val="20"/>
              </w:rPr>
            </w:pPr>
            <w:r w:rsidRPr="00887D3D">
              <w:rPr>
                <w:rFonts w:ascii="Times New Roman" w:hAnsi="Times New Roman"/>
                <w:sz w:val="20"/>
                <w:szCs w:val="20"/>
              </w:rPr>
              <w:t>3</w:t>
            </w:r>
          </w:p>
        </w:tc>
        <w:tc>
          <w:tcPr>
            <w:tcW w:w="1815" w:type="dxa"/>
          </w:tcPr>
          <w:p w:rsidR="003C7136" w:rsidRPr="00887D3D" w:rsidRDefault="00A3101D" w:rsidP="005C4CB4">
            <w:pPr>
              <w:autoSpaceDE w:val="0"/>
              <w:autoSpaceDN w:val="0"/>
              <w:adjustRightInd w:val="0"/>
              <w:spacing w:after="0" w:line="240" w:lineRule="auto"/>
              <w:rPr>
                <w:rFonts w:ascii="Times New Roman" w:eastAsiaTheme="minorHAnsi" w:hAnsi="Times New Roman"/>
                <w:b/>
                <w:bCs/>
                <w:sz w:val="20"/>
                <w:szCs w:val="20"/>
                <w:lang w:bidi="hi-IN"/>
              </w:rPr>
            </w:pPr>
            <w:r w:rsidRPr="00A3101D">
              <w:rPr>
                <w:rFonts w:ascii="Times New Roman" w:eastAsiaTheme="minorHAnsi" w:hAnsi="Times New Roman"/>
                <w:b/>
                <w:bCs/>
                <w:sz w:val="20"/>
                <w:szCs w:val="20"/>
                <w:lang w:bidi="hi-IN"/>
              </w:rPr>
              <w:t>Structure</w:t>
            </w:r>
          </w:p>
        </w:tc>
        <w:tc>
          <w:tcPr>
            <w:tcW w:w="6852" w:type="dxa"/>
          </w:tcPr>
          <w:p w:rsidR="00A3101D" w:rsidRPr="00BC2545" w:rsidRDefault="00065B11" w:rsidP="009E3028">
            <w:pPr>
              <w:pStyle w:val="NoSpacing"/>
              <w:numPr>
                <w:ilvl w:val="0"/>
                <w:numId w:val="19"/>
              </w:numPr>
              <w:rPr>
                <w:rFonts w:ascii="Times New Roman" w:hAnsi="Times New Roman"/>
                <w:sz w:val="20"/>
                <w:szCs w:val="20"/>
                <w:lang w:val="en-IN"/>
              </w:rPr>
            </w:pPr>
            <w:r w:rsidRPr="00BC2545">
              <w:rPr>
                <w:rFonts w:ascii="Times New Roman" w:hAnsi="Times New Roman"/>
                <w:sz w:val="20"/>
                <w:szCs w:val="20"/>
                <w:lang w:val="en-IN"/>
              </w:rPr>
              <w:t>Indemnity Policy</w:t>
            </w:r>
          </w:p>
          <w:p w:rsidR="009E3028" w:rsidRPr="00BC2545" w:rsidRDefault="00A3101D" w:rsidP="009E3028">
            <w:pPr>
              <w:pStyle w:val="NoSpacing"/>
              <w:numPr>
                <w:ilvl w:val="0"/>
                <w:numId w:val="19"/>
              </w:numPr>
              <w:rPr>
                <w:rFonts w:ascii="Times New Roman" w:hAnsi="Times New Roman"/>
                <w:sz w:val="20"/>
                <w:szCs w:val="20"/>
                <w:lang w:val="en-IN"/>
              </w:rPr>
            </w:pPr>
            <w:r w:rsidRPr="00BC2545">
              <w:rPr>
                <w:rFonts w:ascii="Times New Roman" w:hAnsi="Times New Roman"/>
                <w:sz w:val="20"/>
                <w:szCs w:val="20"/>
                <w:lang w:val="en-IN"/>
              </w:rPr>
              <w:t>Reinstatement Value</w:t>
            </w:r>
            <w:r w:rsidR="00065B11" w:rsidRPr="00BC2545">
              <w:rPr>
                <w:rFonts w:ascii="Times New Roman" w:hAnsi="Times New Roman"/>
                <w:sz w:val="20"/>
                <w:szCs w:val="20"/>
                <w:lang w:val="en-IN"/>
              </w:rPr>
              <w:t xml:space="preserve"> Basis</w:t>
            </w:r>
            <w:r w:rsidRPr="00BC2545">
              <w:rPr>
                <w:rFonts w:ascii="Times New Roman" w:hAnsi="Times New Roman"/>
                <w:sz w:val="20"/>
                <w:szCs w:val="20"/>
                <w:lang w:val="en-IN"/>
              </w:rPr>
              <w:t xml:space="preserve"> </w:t>
            </w:r>
          </w:p>
          <w:p w:rsidR="00BC2545" w:rsidRPr="009E3028" w:rsidRDefault="00BC2545" w:rsidP="009E3028">
            <w:pPr>
              <w:pStyle w:val="NoSpacing"/>
              <w:numPr>
                <w:ilvl w:val="0"/>
                <w:numId w:val="19"/>
              </w:numPr>
              <w:rPr>
                <w:rFonts w:ascii="Times New Roman" w:hAnsi="Times New Roman"/>
                <w:sz w:val="20"/>
                <w:lang w:val="en-IN"/>
              </w:rPr>
            </w:pPr>
            <w:r w:rsidRPr="00BC2545">
              <w:rPr>
                <w:rFonts w:ascii="Times New Roman" w:hAnsi="Times New Roman"/>
                <w:sz w:val="20"/>
                <w:szCs w:val="20"/>
                <w:lang w:val="en-IN"/>
              </w:rPr>
              <w:t xml:space="preserve">Benefit Policy (optional)– Personal Accident and </w:t>
            </w:r>
            <w:r w:rsidRPr="00BC2545">
              <w:rPr>
                <w:rFonts w:ascii="Times New Roman" w:hAnsi="Times New Roman"/>
                <w:sz w:val="20"/>
                <w:szCs w:val="20"/>
              </w:rPr>
              <w:t>Personal Accident Cover and Cover for Valuable Contents</w:t>
            </w:r>
          </w:p>
        </w:tc>
        <w:tc>
          <w:tcPr>
            <w:tcW w:w="1288" w:type="dxa"/>
          </w:tcPr>
          <w:p w:rsidR="003C7136" w:rsidRPr="00887D3D" w:rsidRDefault="00A306B8" w:rsidP="00A3101D">
            <w:pPr>
              <w:pStyle w:val="NoSpacing"/>
              <w:rPr>
                <w:rFonts w:ascii="Times New Roman" w:hAnsi="Times New Roman"/>
                <w:sz w:val="20"/>
                <w:szCs w:val="20"/>
              </w:rPr>
            </w:pPr>
            <w:r>
              <w:rPr>
                <w:rFonts w:ascii="Times New Roman" w:hAnsi="Times New Roman"/>
                <w:sz w:val="20"/>
                <w:szCs w:val="20"/>
              </w:rPr>
              <w:t>Clause C</w:t>
            </w:r>
          </w:p>
        </w:tc>
      </w:tr>
      <w:tr w:rsidR="003C7136" w:rsidRPr="00887D3D" w:rsidTr="00D534E5">
        <w:tc>
          <w:tcPr>
            <w:tcW w:w="688" w:type="dxa"/>
          </w:tcPr>
          <w:p w:rsidR="003C7136" w:rsidRPr="00887D3D" w:rsidRDefault="007E5178" w:rsidP="003C7136">
            <w:pPr>
              <w:pStyle w:val="NoSpacing"/>
              <w:rPr>
                <w:rFonts w:ascii="Times New Roman" w:hAnsi="Times New Roman"/>
                <w:sz w:val="20"/>
                <w:szCs w:val="20"/>
              </w:rPr>
            </w:pPr>
            <w:r w:rsidRPr="00887D3D">
              <w:rPr>
                <w:rFonts w:ascii="Times New Roman" w:hAnsi="Times New Roman"/>
                <w:sz w:val="20"/>
                <w:szCs w:val="20"/>
              </w:rPr>
              <w:t>4</w:t>
            </w:r>
          </w:p>
        </w:tc>
        <w:tc>
          <w:tcPr>
            <w:tcW w:w="1815" w:type="dxa"/>
          </w:tcPr>
          <w:p w:rsidR="00065B11" w:rsidRPr="00065B11" w:rsidRDefault="00065B11" w:rsidP="00065B11">
            <w:pPr>
              <w:pStyle w:val="NoSpacing"/>
              <w:rPr>
                <w:rFonts w:ascii="Times New Roman" w:eastAsiaTheme="minorHAnsi" w:hAnsi="Times New Roman"/>
                <w:b/>
                <w:bCs/>
                <w:sz w:val="20"/>
                <w:szCs w:val="20"/>
                <w:lang w:bidi="hi-IN"/>
              </w:rPr>
            </w:pPr>
            <w:r w:rsidRPr="00065B11">
              <w:rPr>
                <w:rFonts w:ascii="Times New Roman" w:eastAsiaTheme="minorHAnsi" w:hAnsi="Times New Roman"/>
                <w:b/>
                <w:bCs/>
                <w:sz w:val="20"/>
                <w:szCs w:val="20"/>
                <w:lang w:bidi="hi-IN"/>
              </w:rPr>
              <w:t>Interests</w:t>
            </w:r>
          </w:p>
          <w:p w:rsidR="003C7136" w:rsidRPr="00887D3D" w:rsidRDefault="00065B11" w:rsidP="00065B11">
            <w:pPr>
              <w:pStyle w:val="NoSpacing"/>
              <w:rPr>
                <w:rFonts w:ascii="Times New Roman" w:hAnsi="Times New Roman"/>
                <w:sz w:val="20"/>
                <w:szCs w:val="20"/>
              </w:rPr>
            </w:pPr>
            <w:r w:rsidRPr="00065B11">
              <w:rPr>
                <w:rFonts w:ascii="Times New Roman" w:eastAsiaTheme="minorHAnsi" w:hAnsi="Times New Roman"/>
                <w:b/>
                <w:bCs/>
                <w:sz w:val="20"/>
                <w:szCs w:val="20"/>
                <w:lang w:bidi="hi-IN"/>
              </w:rPr>
              <w:t>Insured</w:t>
            </w:r>
          </w:p>
        </w:tc>
        <w:tc>
          <w:tcPr>
            <w:tcW w:w="6852" w:type="dxa"/>
          </w:tcPr>
          <w:p w:rsidR="00203E36" w:rsidRPr="00BC2545" w:rsidRDefault="00294C3D" w:rsidP="00294C3D">
            <w:pPr>
              <w:autoSpaceDE w:val="0"/>
              <w:autoSpaceDN w:val="0"/>
              <w:adjustRightInd w:val="0"/>
              <w:spacing w:after="0"/>
              <w:jc w:val="both"/>
              <w:rPr>
                <w:rFonts w:ascii="Times New Roman" w:hAnsi="Times New Roman"/>
                <w:sz w:val="20"/>
                <w:szCs w:val="20"/>
              </w:rPr>
            </w:pPr>
            <w:r w:rsidRPr="00BC2545">
              <w:rPr>
                <w:rFonts w:ascii="Times New Roman" w:hAnsi="Times New Roman"/>
                <w:sz w:val="20"/>
                <w:szCs w:val="20"/>
              </w:rPr>
              <w:t>Home Building and/or Home Contents as mentioned in the Policy Schedule</w:t>
            </w:r>
          </w:p>
          <w:p w:rsidR="00BC2545" w:rsidRPr="00BC2545" w:rsidRDefault="00BC2545" w:rsidP="00BC2545">
            <w:pPr>
              <w:autoSpaceDE w:val="0"/>
              <w:autoSpaceDN w:val="0"/>
              <w:adjustRightInd w:val="0"/>
              <w:spacing w:after="0"/>
              <w:jc w:val="both"/>
              <w:rPr>
                <w:rFonts w:ascii="Times New Roman" w:hAnsi="Times New Roman"/>
                <w:bCs/>
                <w:sz w:val="20"/>
                <w:szCs w:val="20"/>
              </w:rPr>
            </w:pPr>
            <w:r w:rsidRPr="00BC2545">
              <w:rPr>
                <w:rFonts w:ascii="Times New Roman" w:hAnsi="Times New Roman"/>
                <w:sz w:val="20"/>
                <w:szCs w:val="20"/>
              </w:rPr>
              <w:t>Personal Accident : Insured and Spouse</w:t>
            </w:r>
          </w:p>
        </w:tc>
        <w:tc>
          <w:tcPr>
            <w:tcW w:w="1288" w:type="dxa"/>
          </w:tcPr>
          <w:p w:rsidR="003C7136" w:rsidRPr="00887D3D" w:rsidRDefault="00A306B8" w:rsidP="005C4CB4">
            <w:pPr>
              <w:pStyle w:val="NoSpacing"/>
              <w:jc w:val="center"/>
              <w:rPr>
                <w:rFonts w:ascii="Times New Roman" w:hAnsi="Times New Roman"/>
                <w:sz w:val="20"/>
                <w:szCs w:val="20"/>
              </w:rPr>
            </w:pPr>
            <w:r>
              <w:rPr>
                <w:rFonts w:ascii="Times New Roman" w:hAnsi="Times New Roman"/>
                <w:sz w:val="20"/>
                <w:szCs w:val="20"/>
              </w:rPr>
              <w:t>Not Applicable</w:t>
            </w:r>
          </w:p>
        </w:tc>
      </w:tr>
      <w:tr w:rsidR="003C7136" w:rsidRPr="00887D3D" w:rsidTr="00D534E5">
        <w:tc>
          <w:tcPr>
            <w:tcW w:w="688" w:type="dxa"/>
          </w:tcPr>
          <w:p w:rsidR="003C7136" w:rsidRPr="00887D3D" w:rsidRDefault="007E5178" w:rsidP="003C7136">
            <w:pPr>
              <w:pStyle w:val="NoSpacing"/>
              <w:rPr>
                <w:rFonts w:ascii="Times New Roman" w:hAnsi="Times New Roman"/>
                <w:sz w:val="20"/>
                <w:szCs w:val="20"/>
              </w:rPr>
            </w:pPr>
            <w:r w:rsidRPr="00887D3D">
              <w:rPr>
                <w:rFonts w:ascii="Times New Roman" w:hAnsi="Times New Roman"/>
                <w:sz w:val="20"/>
                <w:szCs w:val="20"/>
              </w:rPr>
              <w:t>5</w:t>
            </w:r>
          </w:p>
        </w:tc>
        <w:tc>
          <w:tcPr>
            <w:tcW w:w="1815" w:type="dxa"/>
          </w:tcPr>
          <w:p w:rsidR="003C7136" w:rsidRPr="00887D3D" w:rsidRDefault="00472700" w:rsidP="003C7136">
            <w:pPr>
              <w:pStyle w:val="NoSpacing"/>
              <w:rPr>
                <w:rFonts w:ascii="Times New Roman" w:hAnsi="Times New Roman"/>
                <w:sz w:val="20"/>
                <w:szCs w:val="20"/>
              </w:rPr>
            </w:pPr>
            <w:r>
              <w:rPr>
                <w:rFonts w:ascii="Times New Roman" w:eastAsiaTheme="minorHAnsi" w:hAnsi="Times New Roman"/>
                <w:b/>
                <w:bCs/>
                <w:sz w:val="20"/>
                <w:szCs w:val="20"/>
                <w:lang w:bidi="hi-IN"/>
              </w:rPr>
              <w:t>Sum Insured</w:t>
            </w:r>
          </w:p>
        </w:tc>
        <w:tc>
          <w:tcPr>
            <w:tcW w:w="6852" w:type="dxa"/>
          </w:tcPr>
          <w:p w:rsidR="00294C3D" w:rsidRPr="00BC2545" w:rsidRDefault="00BC2545" w:rsidP="00294C3D">
            <w:pPr>
              <w:pStyle w:val="NoSpacing"/>
              <w:numPr>
                <w:ilvl w:val="0"/>
                <w:numId w:val="31"/>
              </w:numPr>
              <w:spacing w:line="276" w:lineRule="auto"/>
              <w:rPr>
                <w:rFonts w:ascii="Times New Roman" w:hAnsi="Times New Roman"/>
                <w:sz w:val="20"/>
                <w:szCs w:val="20"/>
              </w:rPr>
            </w:pPr>
            <w:r w:rsidRPr="00BC2545">
              <w:rPr>
                <w:rFonts w:ascii="Times New Roman" w:hAnsi="Times New Roman"/>
                <w:sz w:val="20"/>
                <w:szCs w:val="20"/>
              </w:rPr>
              <w:t>Sum Insured Amount available under the policy will be as per the amount mentioned in Policy Schedule</w:t>
            </w:r>
          </w:p>
        </w:tc>
        <w:tc>
          <w:tcPr>
            <w:tcW w:w="1288" w:type="dxa"/>
          </w:tcPr>
          <w:p w:rsidR="003C7136" w:rsidRDefault="001D7324" w:rsidP="005C4CB4">
            <w:pPr>
              <w:pStyle w:val="NoSpacing"/>
              <w:jc w:val="center"/>
              <w:rPr>
                <w:rFonts w:ascii="Times New Roman" w:hAnsi="Times New Roman"/>
                <w:sz w:val="20"/>
                <w:szCs w:val="20"/>
              </w:rPr>
            </w:pPr>
            <w:r>
              <w:rPr>
                <w:rFonts w:ascii="Times New Roman" w:hAnsi="Times New Roman"/>
                <w:sz w:val="20"/>
                <w:szCs w:val="20"/>
              </w:rPr>
              <w:t>Clause C 4</w:t>
            </w:r>
          </w:p>
          <w:p w:rsidR="001D7324" w:rsidRPr="00887D3D" w:rsidRDefault="001D7324" w:rsidP="005C4CB4">
            <w:pPr>
              <w:pStyle w:val="NoSpacing"/>
              <w:jc w:val="center"/>
              <w:rPr>
                <w:rFonts w:ascii="Times New Roman" w:hAnsi="Times New Roman"/>
                <w:sz w:val="20"/>
                <w:szCs w:val="20"/>
              </w:rPr>
            </w:pPr>
            <w:r>
              <w:rPr>
                <w:rFonts w:ascii="Times New Roman" w:hAnsi="Times New Roman"/>
                <w:sz w:val="20"/>
                <w:szCs w:val="20"/>
              </w:rPr>
              <w:t>Clause D 2</w:t>
            </w:r>
          </w:p>
        </w:tc>
      </w:tr>
      <w:tr w:rsidR="007E5178" w:rsidRPr="00887D3D" w:rsidTr="00D534E5">
        <w:tc>
          <w:tcPr>
            <w:tcW w:w="688" w:type="dxa"/>
          </w:tcPr>
          <w:p w:rsidR="007E5178" w:rsidRPr="00887D3D" w:rsidRDefault="00A306B8" w:rsidP="003C7136">
            <w:pPr>
              <w:pStyle w:val="NoSpacing"/>
              <w:rPr>
                <w:rFonts w:ascii="Times New Roman" w:hAnsi="Times New Roman"/>
                <w:sz w:val="20"/>
                <w:szCs w:val="20"/>
              </w:rPr>
            </w:pPr>
            <w:r>
              <w:rPr>
                <w:rFonts w:ascii="Times New Roman" w:hAnsi="Times New Roman"/>
                <w:sz w:val="20"/>
                <w:szCs w:val="20"/>
              </w:rPr>
              <w:t>6</w:t>
            </w:r>
          </w:p>
        </w:tc>
        <w:tc>
          <w:tcPr>
            <w:tcW w:w="1815" w:type="dxa"/>
          </w:tcPr>
          <w:p w:rsidR="00472700" w:rsidRPr="00472700" w:rsidRDefault="00472700" w:rsidP="00472700">
            <w:pPr>
              <w:pStyle w:val="NoSpacing"/>
              <w:rPr>
                <w:rFonts w:ascii="Times New Roman" w:eastAsiaTheme="minorHAnsi" w:hAnsi="Times New Roman"/>
                <w:b/>
                <w:bCs/>
                <w:sz w:val="20"/>
                <w:szCs w:val="20"/>
                <w:lang w:bidi="hi-IN"/>
              </w:rPr>
            </w:pPr>
            <w:r w:rsidRPr="00472700">
              <w:rPr>
                <w:rFonts w:ascii="Times New Roman" w:eastAsiaTheme="minorHAnsi" w:hAnsi="Times New Roman"/>
                <w:b/>
                <w:bCs/>
                <w:sz w:val="20"/>
                <w:szCs w:val="20"/>
                <w:lang w:bidi="hi-IN"/>
              </w:rPr>
              <w:t>Policy</w:t>
            </w:r>
          </w:p>
          <w:p w:rsidR="00472700" w:rsidRPr="00472700" w:rsidRDefault="00472700" w:rsidP="00472700">
            <w:pPr>
              <w:pStyle w:val="NoSpacing"/>
              <w:rPr>
                <w:rFonts w:ascii="Times New Roman" w:eastAsiaTheme="minorHAnsi" w:hAnsi="Times New Roman"/>
                <w:b/>
                <w:bCs/>
                <w:sz w:val="20"/>
                <w:szCs w:val="20"/>
                <w:lang w:bidi="hi-IN"/>
              </w:rPr>
            </w:pPr>
            <w:r w:rsidRPr="00472700">
              <w:rPr>
                <w:rFonts w:ascii="Times New Roman" w:eastAsiaTheme="minorHAnsi" w:hAnsi="Times New Roman"/>
                <w:b/>
                <w:bCs/>
                <w:sz w:val="20"/>
                <w:szCs w:val="20"/>
                <w:lang w:bidi="hi-IN"/>
              </w:rPr>
              <w:t>Coverage</w:t>
            </w:r>
          </w:p>
          <w:p w:rsidR="00472700" w:rsidRPr="00472700" w:rsidRDefault="00472700" w:rsidP="00472700">
            <w:pPr>
              <w:pStyle w:val="NoSpacing"/>
              <w:rPr>
                <w:rFonts w:ascii="Times New Roman" w:eastAsiaTheme="minorHAnsi" w:hAnsi="Times New Roman"/>
                <w:b/>
                <w:bCs/>
                <w:sz w:val="20"/>
                <w:szCs w:val="20"/>
                <w:lang w:bidi="hi-IN"/>
              </w:rPr>
            </w:pPr>
            <w:r w:rsidRPr="00472700">
              <w:rPr>
                <w:rFonts w:ascii="Times New Roman" w:eastAsiaTheme="minorHAnsi" w:hAnsi="Times New Roman"/>
                <w:b/>
                <w:bCs/>
                <w:sz w:val="20"/>
                <w:szCs w:val="20"/>
                <w:lang w:bidi="hi-IN"/>
              </w:rPr>
              <w:t>(What the</w:t>
            </w:r>
          </w:p>
          <w:p w:rsidR="00472700" w:rsidRPr="00472700" w:rsidRDefault="00472700" w:rsidP="00472700">
            <w:pPr>
              <w:pStyle w:val="NoSpacing"/>
              <w:rPr>
                <w:rFonts w:ascii="Times New Roman" w:eastAsiaTheme="minorHAnsi" w:hAnsi="Times New Roman"/>
                <w:b/>
                <w:bCs/>
                <w:sz w:val="20"/>
                <w:szCs w:val="20"/>
                <w:lang w:bidi="hi-IN"/>
              </w:rPr>
            </w:pPr>
            <w:r w:rsidRPr="00472700">
              <w:rPr>
                <w:rFonts w:ascii="Times New Roman" w:eastAsiaTheme="minorHAnsi" w:hAnsi="Times New Roman"/>
                <w:b/>
                <w:bCs/>
                <w:sz w:val="20"/>
                <w:szCs w:val="20"/>
                <w:lang w:bidi="hi-IN"/>
              </w:rPr>
              <w:t>policy</w:t>
            </w:r>
          </w:p>
          <w:p w:rsidR="007E5178" w:rsidRPr="00887D3D" w:rsidRDefault="00472700" w:rsidP="00472700">
            <w:pPr>
              <w:pStyle w:val="NoSpacing"/>
              <w:rPr>
                <w:rFonts w:ascii="Times New Roman" w:hAnsi="Times New Roman"/>
                <w:sz w:val="20"/>
                <w:szCs w:val="20"/>
              </w:rPr>
            </w:pPr>
            <w:r w:rsidRPr="00472700">
              <w:rPr>
                <w:rFonts w:ascii="Times New Roman" w:eastAsiaTheme="minorHAnsi" w:hAnsi="Times New Roman"/>
                <w:b/>
                <w:bCs/>
                <w:sz w:val="20"/>
                <w:szCs w:val="20"/>
                <w:lang w:bidi="hi-IN"/>
              </w:rPr>
              <w:t>covers?)</w:t>
            </w:r>
          </w:p>
        </w:tc>
        <w:tc>
          <w:tcPr>
            <w:tcW w:w="6852" w:type="dxa"/>
          </w:tcPr>
          <w:p w:rsidR="00472700" w:rsidRDefault="00472700" w:rsidP="00472700">
            <w:pPr>
              <w:autoSpaceDE w:val="0"/>
              <w:autoSpaceDN w:val="0"/>
              <w:adjustRightInd w:val="0"/>
              <w:spacing w:after="0"/>
              <w:jc w:val="both"/>
              <w:rPr>
                <w:rFonts w:ascii="Times New Roman" w:hAnsi="Times New Roman"/>
                <w:bCs/>
                <w:sz w:val="20"/>
                <w:szCs w:val="20"/>
              </w:rPr>
            </w:pPr>
            <w:r w:rsidRPr="00472700">
              <w:rPr>
                <w:rFonts w:ascii="Times New Roman" w:hAnsi="Times New Roman"/>
                <w:bCs/>
                <w:sz w:val="20"/>
                <w:szCs w:val="20"/>
              </w:rPr>
              <w:t>We cover physical loss or damage, or</w:t>
            </w:r>
            <w:r>
              <w:rPr>
                <w:rFonts w:ascii="Times New Roman" w:hAnsi="Times New Roman"/>
                <w:bCs/>
                <w:sz w:val="20"/>
                <w:szCs w:val="20"/>
              </w:rPr>
              <w:t xml:space="preserve"> </w:t>
            </w:r>
            <w:r w:rsidRPr="00472700">
              <w:rPr>
                <w:rFonts w:ascii="Times New Roman" w:hAnsi="Times New Roman"/>
                <w:bCs/>
                <w:sz w:val="20"/>
                <w:szCs w:val="20"/>
              </w:rPr>
              <w:t>destruction caused to the Insured</w:t>
            </w:r>
            <w:r>
              <w:rPr>
                <w:rFonts w:ascii="Times New Roman" w:hAnsi="Times New Roman"/>
                <w:bCs/>
                <w:sz w:val="20"/>
                <w:szCs w:val="20"/>
              </w:rPr>
              <w:t xml:space="preserve"> </w:t>
            </w:r>
            <w:r w:rsidRPr="00472700">
              <w:rPr>
                <w:rFonts w:ascii="Times New Roman" w:hAnsi="Times New Roman"/>
                <w:bCs/>
                <w:sz w:val="20"/>
                <w:szCs w:val="20"/>
              </w:rPr>
              <w:t>Property by</w:t>
            </w:r>
          </w:p>
          <w:p w:rsidR="005405A0" w:rsidRDefault="005405A0" w:rsidP="00472700">
            <w:pPr>
              <w:autoSpaceDE w:val="0"/>
              <w:autoSpaceDN w:val="0"/>
              <w:adjustRightInd w:val="0"/>
              <w:spacing w:after="0"/>
              <w:jc w:val="both"/>
              <w:rPr>
                <w:rFonts w:ascii="Times New Roman" w:hAnsi="Times New Roman"/>
                <w:b/>
                <w:bCs/>
                <w:sz w:val="20"/>
                <w:szCs w:val="20"/>
                <w:u w:val="single"/>
              </w:rPr>
            </w:pPr>
          </w:p>
          <w:p w:rsidR="008B455C" w:rsidRPr="005058BF" w:rsidRDefault="008B455C" w:rsidP="00472700">
            <w:pPr>
              <w:autoSpaceDE w:val="0"/>
              <w:autoSpaceDN w:val="0"/>
              <w:adjustRightInd w:val="0"/>
              <w:spacing w:after="0"/>
              <w:jc w:val="both"/>
              <w:rPr>
                <w:rFonts w:ascii="Times New Roman" w:hAnsi="Times New Roman"/>
                <w:b/>
                <w:bCs/>
                <w:sz w:val="20"/>
                <w:szCs w:val="20"/>
                <w:highlight w:val="yellow"/>
                <w:u w:val="single"/>
              </w:rPr>
            </w:pPr>
            <w:r w:rsidRPr="005058BF">
              <w:rPr>
                <w:rFonts w:ascii="Times New Roman" w:hAnsi="Times New Roman"/>
                <w:b/>
                <w:bCs/>
                <w:sz w:val="20"/>
                <w:szCs w:val="20"/>
                <w:highlight w:val="yellow"/>
                <w:u w:val="single"/>
              </w:rPr>
              <w:t>Mandatory</w:t>
            </w:r>
          </w:p>
          <w:p w:rsidR="009E3028" w:rsidRPr="005058BF" w:rsidRDefault="00294C3D"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Fire</w:t>
            </w:r>
            <w:r w:rsidR="008B455C" w:rsidRPr="005058BF">
              <w:rPr>
                <w:rFonts w:ascii="Times New Roman" w:hAnsi="Times New Roman"/>
                <w:bCs/>
                <w:sz w:val="20"/>
                <w:highlight w:val="yellow"/>
              </w:rPr>
              <w:t xml:space="preserve"> </w:t>
            </w:r>
          </w:p>
          <w:p w:rsidR="008B455C" w:rsidRPr="005058BF" w:rsidRDefault="008B455C" w:rsidP="00A669E5">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Missile testing operations </w:t>
            </w:r>
          </w:p>
          <w:p w:rsidR="008B455C" w:rsidRDefault="008B455C" w:rsidP="008B455C">
            <w:pPr>
              <w:pStyle w:val="ListParagraph"/>
              <w:autoSpaceDE w:val="0"/>
              <w:autoSpaceDN w:val="0"/>
              <w:adjustRightInd w:val="0"/>
              <w:jc w:val="both"/>
              <w:rPr>
                <w:rFonts w:ascii="Times New Roman" w:hAnsi="Times New Roman"/>
                <w:bCs/>
                <w:sz w:val="20"/>
              </w:rPr>
            </w:pPr>
          </w:p>
          <w:p w:rsidR="008B455C" w:rsidRPr="005058BF" w:rsidRDefault="008B455C" w:rsidP="008B455C">
            <w:pPr>
              <w:autoSpaceDE w:val="0"/>
              <w:autoSpaceDN w:val="0"/>
              <w:adjustRightInd w:val="0"/>
              <w:jc w:val="both"/>
              <w:rPr>
                <w:rFonts w:ascii="Times New Roman" w:hAnsi="Times New Roman"/>
                <w:bCs/>
                <w:sz w:val="20"/>
                <w:highlight w:val="yellow"/>
              </w:rPr>
            </w:pPr>
            <w:r w:rsidRPr="005058BF">
              <w:rPr>
                <w:rFonts w:ascii="Times New Roman" w:hAnsi="Times New Roman"/>
                <w:b/>
                <w:bCs/>
                <w:color w:val="000000"/>
                <w:sz w:val="20"/>
                <w:szCs w:val="20"/>
                <w:highlight w:val="yellow"/>
                <w:u w:val="single"/>
                <w:shd w:val="clear" w:color="auto" w:fill="FFFFFF"/>
              </w:rPr>
              <w:t>In-built and can be opted out</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Explosion or Implosion </w:t>
            </w:r>
            <w:r w:rsidR="005405A0" w:rsidRPr="005058BF">
              <w:rPr>
                <w:rFonts w:ascii="Times New Roman" w:hAnsi="Times New Roman"/>
                <w:bCs/>
                <w:sz w:val="20"/>
                <w:highlight w:val="yellow"/>
              </w:rPr>
              <w:t xml:space="preserve"> </w:t>
            </w:r>
          </w:p>
          <w:p w:rsidR="009E3028" w:rsidRPr="005058BF" w:rsidRDefault="009E3028" w:rsidP="00C50EAB">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Lightning </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Earthquake, volcanic eruption, or other convulsions of nature </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Storm, Cyclone, Typhoon, Tempest, Hurricane, Tornado, Tsunami, Flood and Inundation</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Subsidence of the land on which Your Premises stand, Landslide, Rockslide </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Bush fire, Forest fire and Jungle fire</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Impact damage of any kind, i.e., damage caused by impact of, or collision caused by, any external physical object (e.g. vehicle, falling trees, aircraft, wall etc.),</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Riot, Strikes, Malicious Damages </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Acts of terrorism (Coverage as per Terrorism Clause attached.)</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 xml:space="preserve">Bursting or overflowing of water tanks, apparatus and pipes, </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Leakage from automatic sprinkler installations.</w:t>
            </w:r>
          </w:p>
          <w:p w:rsidR="009E3028" w:rsidRPr="005058BF" w:rsidRDefault="009E3028"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Theft within 7 days from the occurrence of and proximately caused by any of the above Insured Events</w:t>
            </w:r>
          </w:p>
          <w:p w:rsidR="005405A0" w:rsidRPr="005058BF" w:rsidRDefault="005405A0" w:rsidP="009E3028">
            <w:pPr>
              <w:pStyle w:val="ListParagraph"/>
              <w:numPr>
                <w:ilvl w:val="0"/>
                <w:numId w:val="16"/>
              </w:numPr>
              <w:autoSpaceDE w:val="0"/>
              <w:autoSpaceDN w:val="0"/>
              <w:adjustRightInd w:val="0"/>
              <w:jc w:val="both"/>
              <w:rPr>
                <w:rFonts w:ascii="Times New Roman" w:hAnsi="Times New Roman"/>
                <w:bCs/>
                <w:sz w:val="20"/>
                <w:highlight w:val="yellow"/>
              </w:rPr>
            </w:pPr>
            <w:r w:rsidRPr="005058BF">
              <w:rPr>
                <w:rFonts w:ascii="Times New Roman" w:hAnsi="Times New Roman"/>
                <w:bCs/>
                <w:sz w:val="20"/>
                <w:highlight w:val="yellow"/>
              </w:rPr>
              <w:t>Personal Accident</w:t>
            </w:r>
          </w:p>
          <w:p w:rsidR="005405A0" w:rsidRDefault="005405A0" w:rsidP="009E3028">
            <w:pPr>
              <w:pStyle w:val="ListParagraph"/>
              <w:numPr>
                <w:ilvl w:val="0"/>
                <w:numId w:val="16"/>
              </w:numPr>
              <w:autoSpaceDE w:val="0"/>
              <w:autoSpaceDN w:val="0"/>
              <w:adjustRightInd w:val="0"/>
              <w:jc w:val="both"/>
              <w:rPr>
                <w:rFonts w:ascii="Times New Roman" w:hAnsi="Times New Roman"/>
                <w:bCs/>
                <w:sz w:val="20"/>
              </w:rPr>
            </w:pPr>
            <w:r w:rsidRPr="005058BF">
              <w:rPr>
                <w:rFonts w:ascii="Times New Roman" w:hAnsi="Times New Roman"/>
                <w:bCs/>
                <w:sz w:val="20"/>
                <w:highlight w:val="yellow"/>
              </w:rPr>
              <w:t>Burglary</w:t>
            </w:r>
          </w:p>
          <w:p w:rsidR="005405A0" w:rsidRDefault="005405A0" w:rsidP="005405A0">
            <w:pPr>
              <w:autoSpaceDE w:val="0"/>
              <w:autoSpaceDN w:val="0"/>
              <w:adjustRightInd w:val="0"/>
              <w:jc w:val="both"/>
              <w:rPr>
                <w:rFonts w:ascii="Times New Roman" w:hAnsi="Times New Roman"/>
                <w:bCs/>
                <w:sz w:val="20"/>
              </w:rPr>
            </w:pPr>
          </w:p>
          <w:p w:rsidR="009E3028" w:rsidRDefault="009E3028" w:rsidP="009E3028">
            <w:pPr>
              <w:pStyle w:val="NoSpacing"/>
              <w:rPr>
                <w:rFonts w:ascii="Times New Roman" w:hAnsi="Times New Roman"/>
                <w:sz w:val="20"/>
              </w:rPr>
            </w:pPr>
          </w:p>
          <w:p w:rsidR="009E3028" w:rsidRPr="005058BF" w:rsidRDefault="005405A0" w:rsidP="009E3028">
            <w:pPr>
              <w:pStyle w:val="NoSpacing"/>
              <w:rPr>
                <w:rFonts w:ascii="Times New Roman" w:hAnsi="Times New Roman"/>
                <w:sz w:val="20"/>
                <w:highlight w:val="yellow"/>
              </w:rPr>
            </w:pPr>
            <w:r w:rsidRPr="005058BF">
              <w:rPr>
                <w:rFonts w:ascii="Times New Roman" w:hAnsi="Times New Roman"/>
                <w:b/>
                <w:sz w:val="20"/>
                <w:highlight w:val="yellow"/>
                <w:u w:val="single"/>
              </w:rPr>
              <w:t>Addtional</w:t>
            </w:r>
            <w:r w:rsidR="009E3028" w:rsidRPr="005058BF">
              <w:rPr>
                <w:rFonts w:ascii="Times New Roman" w:hAnsi="Times New Roman"/>
                <w:b/>
                <w:sz w:val="20"/>
                <w:highlight w:val="yellow"/>
                <w:u w:val="single"/>
              </w:rPr>
              <w:t xml:space="preserve"> coverage</w:t>
            </w:r>
            <w:r w:rsidR="009E3028" w:rsidRPr="005058BF">
              <w:rPr>
                <w:rFonts w:ascii="Times New Roman" w:hAnsi="Times New Roman"/>
                <w:sz w:val="20"/>
                <w:highlight w:val="yellow"/>
              </w:rPr>
              <w:t>: The policy also pays for the following expenses:</w:t>
            </w:r>
          </w:p>
          <w:p w:rsidR="007B4339" w:rsidRPr="005058BF" w:rsidRDefault="00294C3D" w:rsidP="009E3028">
            <w:pPr>
              <w:pStyle w:val="NoSpacing"/>
              <w:numPr>
                <w:ilvl w:val="0"/>
                <w:numId w:val="18"/>
              </w:numPr>
              <w:rPr>
                <w:rFonts w:ascii="Times New Roman" w:hAnsi="Times New Roman"/>
                <w:sz w:val="20"/>
                <w:szCs w:val="20"/>
                <w:highlight w:val="yellow"/>
              </w:rPr>
            </w:pPr>
            <w:r w:rsidRPr="005058BF">
              <w:rPr>
                <w:rFonts w:ascii="Times New Roman" w:hAnsi="Times New Roman"/>
                <w:sz w:val="20"/>
                <w:szCs w:val="20"/>
                <w:highlight w:val="yellow"/>
              </w:rPr>
              <w:t>Loss of Rent and Rent for Alternate Accommodation</w:t>
            </w:r>
            <w:r w:rsidR="00BC2545" w:rsidRPr="005058BF">
              <w:rPr>
                <w:rFonts w:ascii="Times New Roman" w:hAnsi="Times New Roman"/>
                <w:sz w:val="20"/>
                <w:szCs w:val="20"/>
                <w:highlight w:val="yellow"/>
              </w:rPr>
              <w:t xml:space="preserve"> – if opted</w:t>
            </w:r>
          </w:p>
          <w:p w:rsidR="00294C3D" w:rsidRPr="005058BF" w:rsidRDefault="00294C3D" w:rsidP="009E3028">
            <w:pPr>
              <w:pStyle w:val="NoSpacing"/>
              <w:numPr>
                <w:ilvl w:val="0"/>
                <w:numId w:val="18"/>
              </w:numPr>
              <w:rPr>
                <w:rFonts w:ascii="Times New Roman" w:hAnsi="Times New Roman"/>
                <w:sz w:val="20"/>
                <w:szCs w:val="20"/>
                <w:highlight w:val="yellow"/>
              </w:rPr>
            </w:pPr>
            <w:r w:rsidRPr="005058BF">
              <w:rPr>
                <w:rFonts w:ascii="Times New Roman" w:hAnsi="Times New Roman"/>
                <w:sz w:val="20"/>
                <w:szCs w:val="20"/>
                <w:highlight w:val="yellow"/>
              </w:rPr>
              <w:t>Escalation Benefit</w:t>
            </w:r>
          </w:p>
          <w:p w:rsidR="00294C3D" w:rsidRPr="005058BF" w:rsidRDefault="00294C3D" w:rsidP="009E3028">
            <w:pPr>
              <w:pStyle w:val="NoSpacing"/>
              <w:numPr>
                <w:ilvl w:val="0"/>
                <w:numId w:val="18"/>
              </w:numPr>
              <w:rPr>
                <w:rFonts w:ascii="Times New Roman" w:hAnsi="Times New Roman"/>
                <w:sz w:val="20"/>
                <w:szCs w:val="20"/>
                <w:highlight w:val="yellow"/>
              </w:rPr>
            </w:pPr>
            <w:r w:rsidRPr="005058BF">
              <w:rPr>
                <w:rFonts w:ascii="Times New Roman" w:hAnsi="Times New Roman"/>
                <w:sz w:val="20"/>
                <w:szCs w:val="20"/>
                <w:highlight w:val="yellow"/>
              </w:rPr>
              <w:t>Automatic Home Content Cover</w:t>
            </w:r>
            <w:r w:rsidR="00BC2545" w:rsidRPr="005058BF">
              <w:rPr>
                <w:rFonts w:ascii="Times New Roman" w:hAnsi="Times New Roman"/>
                <w:sz w:val="20"/>
                <w:szCs w:val="20"/>
                <w:highlight w:val="yellow"/>
              </w:rPr>
              <w:t>-if opted</w:t>
            </w:r>
          </w:p>
          <w:p w:rsidR="00BC2545" w:rsidRPr="005058BF" w:rsidRDefault="00BC2545" w:rsidP="009E3028">
            <w:pPr>
              <w:pStyle w:val="NoSpacing"/>
              <w:numPr>
                <w:ilvl w:val="0"/>
                <w:numId w:val="18"/>
              </w:numPr>
              <w:rPr>
                <w:rFonts w:ascii="Times New Roman" w:hAnsi="Times New Roman"/>
                <w:sz w:val="20"/>
                <w:szCs w:val="20"/>
                <w:highlight w:val="yellow"/>
              </w:rPr>
            </w:pPr>
            <w:r w:rsidRPr="005058BF">
              <w:rPr>
                <w:rFonts w:ascii="Times New Roman" w:hAnsi="Times New Roman"/>
                <w:sz w:val="20"/>
                <w:szCs w:val="20"/>
                <w:highlight w:val="yellow"/>
              </w:rPr>
              <w:t>Architect, Surveyor, Consulting Engineers Fees</w:t>
            </w:r>
          </w:p>
          <w:p w:rsidR="00BC2545" w:rsidRPr="005058BF" w:rsidRDefault="00BC2545" w:rsidP="00BC2545">
            <w:pPr>
              <w:pStyle w:val="NoSpacing"/>
              <w:numPr>
                <w:ilvl w:val="0"/>
                <w:numId w:val="18"/>
              </w:numPr>
              <w:rPr>
                <w:rFonts w:ascii="Times New Roman" w:hAnsi="Times New Roman"/>
                <w:sz w:val="20"/>
                <w:szCs w:val="20"/>
                <w:highlight w:val="yellow"/>
              </w:rPr>
            </w:pPr>
            <w:r w:rsidRPr="005058BF">
              <w:rPr>
                <w:rFonts w:ascii="Times New Roman" w:hAnsi="Times New Roman"/>
                <w:sz w:val="20"/>
                <w:szCs w:val="20"/>
                <w:highlight w:val="yellow"/>
              </w:rPr>
              <w:t>Costs of removing debris</w:t>
            </w:r>
          </w:p>
          <w:p w:rsidR="00294C3D" w:rsidRPr="009E3028" w:rsidRDefault="00294C3D" w:rsidP="00294C3D">
            <w:pPr>
              <w:pStyle w:val="NoSpacing"/>
              <w:rPr>
                <w:rFonts w:ascii="Times New Roman" w:hAnsi="Times New Roman"/>
                <w:sz w:val="20"/>
              </w:rPr>
            </w:pPr>
          </w:p>
        </w:tc>
        <w:tc>
          <w:tcPr>
            <w:tcW w:w="1288" w:type="dxa"/>
          </w:tcPr>
          <w:p w:rsidR="007E5178" w:rsidRPr="00887D3D" w:rsidRDefault="001D7324" w:rsidP="004B2EE9">
            <w:pPr>
              <w:pStyle w:val="NoSpacing"/>
              <w:jc w:val="center"/>
              <w:rPr>
                <w:rFonts w:ascii="Times New Roman" w:hAnsi="Times New Roman"/>
                <w:sz w:val="20"/>
                <w:szCs w:val="20"/>
              </w:rPr>
            </w:pPr>
            <w:r>
              <w:rPr>
                <w:rFonts w:ascii="Times New Roman" w:hAnsi="Times New Roman"/>
                <w:sz w:val="20"/>
                <w:szCs w:val="20"/>
              </w:rPr>
              <w:lastRenderedPageBreak/>
              <w:t>Clause B</w:t>
            </w:r>
          </w:p>
        </w:tc>
      </w:tr>
      <w:tr w:rsidR="007E5178" w:rsidRPr="00887D3D" w:rsidTr="00D534E5">
        <w:tc>
          <w:tcPr>
            <w:tcW w:w="688" w:type="dxa"/>
          </w:tcPr>
          <w:p w:rsidR="007E5178" w:rsidRPr="00887D3D" w:rsidRDefault="00A306B8" w:rsidP="003C7136">
            <w:pPr>
              <w:pStyle w:val="NoSpacing"/>
              <w:rPr>
                <w:rFonts w:ascii="Times New Roman" w:hAnsi="Times New Roman"/>
                <w:sz w:val="20"/>
                <w:szCs w:val="20"/>
              </w:rPr>
            </w:pPr>
            <w:r>
              <w:rPr>
                <w:rFonts w:ascii="Times New Roman" w:hAnsi="Times New Roman"/>
                <w:sz w:val="20"/>
                <w:szCs w:val="20"/>
              </w:rPr>
              <w:t>7</w:t>
            </w:r>
          </w:p>
        </w:tc>
        <w:tc>
          <w:tcPr>
            <w:tcW w:w="1815" w:type="dxa"/>
          </w:tcPr>
          <w:p w:rsidR="007E5178" w:rsidRPr="00887D3D" w:rsidRDefault="009E3028" w:rsidP="007E5178">
            <w:pPr>
              <w:pStyle w:val="NoSpacing"/>
              <w:rPr>
                <w:rFonts w:ascii="Times New Roman" w:hAnsi="Times New Roman"/>
                <w:b/>
                <w:bCs/>
                <w:sz w:val="20"/>
                <w:szCs w:val="20"/>
              </w:rPr>
            </w:pPr>
            <w:r>
              <w:rPr>
                <w:rFonts w:ascii="Times New Roman" w:hAnsi="Times New Roman"/>
                <w:b/>
                <w:bCs/>
                <w:sz w:val="20"/>
                <w:szCs w:val="20"/>
              </w:rPr>
              <w:t>Add On Covers</w:t>
            </w:r>
            <w:r w:rsidR="00FE6CBB" w:rsidRPr="00887D3D">
              <w:rPr>
                <w:rFonts w:ascii="Times New Roman" w:hAnsi="Times New Roman"/>
                <w:b/>
                <w:bCs/>
                <w:sz w:val="20"/>
                <w:szCs w:val="20"/>
              </w:rPr>
              <w:t xml:space="preserve"> </w:t>
            </w:r>
          </w:p>
        </w:tc>
        <w:tc>
          <w:tcPr>
            <w:tcW w:w="6852" w:type="dxa"/>
          </w:tcPr>
          <w:p w:rsidR="00356780" w:rsidRDefault="00356780" w:rsidP="00356780">
            <w:pPr>
              <w:pStyle w:val="NoSpacing"/>
              <w:rPr>
                <w:rFonts w:ascii="Times New Roman" w:hAnsi="Times New Roman"/>
                <w:sz w:val="20"/>
                <w:lang w:val="en-IN"/>
              </w:rPr>
            </w:pPr>
            <w:r>
              <w:rPr>
                <w:rFonts w:ascii="Times New Roman" w:hAnsi="Times New Roman"/>
                <w:sz w:val="20"/>
                <w:lang w:val="en-IN"/>
              </w:rPr>
              <w:t>Standard Add</w:t>
            </w:r>
            <w:r w:rsidR="00BC2545">
              <w:rPr>
                <w:rFonts w:ascii="Times New Roman" w:hAnsi="Times New Roman"/>
                <w:sz w:val="20"/>
                <w:lang w:val="en-IN"/>
              </w:rPr>
              <w:t>-ons /Optional</w:t>
            </w:r>
            <w:r>
              <w:rPr>
                <w:rFonts w:ascii="Times New Roman" w:hAnsi="Times New Roman"/>
                <w:sz w:val="20"/>
                <w:lang w:val="en-IN"/>
              </w:rPr>
              <w:t xml:space="preserve"> Covers:</w:t>
            </w:r>
          </w:p>
          <w:p w:rsidR="00294C3D" w:rsidRPr="00294C3D" w:rsidRDefault="00294C3D" w:rsidP="005405A0">
            <w:pPr>
              <w:pStyle w:val="NoSpacing"/>
              <w:ind w:left="720"/>
              <w:rPr>
                <w:rFonts w:ascii="Times New Roman" w:hAnsi="Times New Roman"/>
                <w:sz w:val="20"/>
                <w:lang w:val="en-IN"/>
              </w:rPr>
            </w:pPr>
            <w:r w:rsidRPr="005058BF">
              <w:rPr>
                <w:rFonts w:ascii="Times New Roman" w:hAnsi="Times New Roman"/>
                <w:sz w:val="20"/>
                <w:highlight w:val="yellow"/>
                <w:lang w:val="en-IN"/>
              </w:rPr>
              <w:t>Cover for Valuable Contents on Agreed Value Basis (under Home Contents cover) (if opted) – Sum Insured:</w:t>
            </w:r>
          </w:p>
          <w:p w:rsidR="007E5178" w:rsidRPr="00356780" w:rsidRDefault="007E5178" w:rsidP="00294C3D">
            <w:pPr>
              <w:pStyle w:val="NoSpacing"/>
              <w:ind w:left="360"/>
              <w:rPr>
                <w:lang w:val="en-IN"/>
              </w:rPr>
            </w:pPr>
          </w:p>
        </w:tc>
        <w:tc>
          <w:tcPr>
            <w:tcW w:w="1288" w:type="dxa"/>
          </w:tcPr>
          <w:p w:rsidR="007E5178" w:rsidRPr="00887D3D" w:rsidRDefault="001D7324" w:rsidP="005C4CB4">
            <w:pPr>
              <w:pStyle w:val="NoSpacing"/>
              <w:jc w:val="center"/>
              <w:rPr>
                <w:rFonts w:ascii="Times New Roman" w:hAnsi="Times New Roman"/>
                <w:sz w:val="20"/>
                <w:szCs w:val="20"/>
              </w:rPr>
            </w:pPr>
            <w:r>
              <w:rPr>
                <w:rFonts w:ascii="Times New Roman" w:hAnsi="Times New Roman"/>
                <w:sz w:val="20"/>
                <w:szCs w:val="20"/>
              </w:rPr>
              <w:t>Clause E</w:t>
            </w:r>
          </w:p>
        </w:tc>
      </w:tr>
      <w:tr w:rsidR="0042667F" w:rsidRPr="00887D3D" w:rsidTr="00D534E5">
        <w:tc>
          <w:tcPr>
            <w:tcW w:w="688" w:type="dxa"/>
          </w:tcPr>
          <w:p w:rsidR="0042667F" w:rsidRPr="00887D3D" w:rsidRDefault="00A306B8" w:rsidP="003C7136">
            <w:pPr>
              <w:pStyle w:val="NoSpacing"/>
              <w:rPr>
                <w:rFonts w:ascii="Times New Roman" w:hAnsi="Times New Roman"/>
                <w:sz w:val="20"/>
                <w:szCs w:val="20"/>
              </w:rPr>
            </w:pPr>
            <w:r>
              <w:rPr>
                <w:rFonts w:ascii="Times New Roman" w:hAnsi="Times New Roman"/>
                <w:sz w:val="20"/>
                <w:szCs w:val="20"/>
              </w:rPr>
              <w:t>8</w:t>
            </w:r>
          </w:p>
        </w:tc>
        <w:tc>
          <w:tcPr>
            <w:tcW w:w="1815" w:type="dxa"/>
          </w:tcPr>
          <w:p w:rsidR="00356780" w:rsidRPr="00356780" w:rsidRDefault="00356780" w:rsidP="00356780">
            <w:pPr>
              <w:pStyle w:val="NoSpacing"/>
              <w:rPr>
                <w:rFonts w:ascii="Times New Roman" w:hAnsi="Times New Roman"/>
                <w:b/>
                <w:bCs/>
                <w:sz w:val="20"/>
                <w:szCs w:val="20"/>
              </w:rPr>
            </w:pPr>
            <w:r w:rsidRPr="00356780">
              <w:rPr>
                <w:rFonts w:ascii="Times New Roman" w:hAnsi="Times New Roman"/>
                <w:b/>
                <w:bCs/>
                <w:sz w:val="20"/>
                <w:szCs w:val="20"/>
              </w:rPr>
              <w:t>Loss</w:t>
            </w:r>
          </w:p>
          <w:p w:rsidR="0042667F" w:rsidRPr="00887D3D" w:rsidRDefault="00356780" w:rsidP="00356780">
            <w:pPr>
              <w:pStyle w:val="NoSpacing"/>
              <w:rPr>
                <w:rFonts w:ascii="Times New Roman" w:hAnsi="Times New Roman"/>
                <w:b/>
                <w:bCs/>
                <w:sz w:val="20"/>
                <w:szCs w:val="20"/>
              </w:rPr>
            </w:pPr>
            <w:r w:rsidRPr="00356780">
              <w:rPr>
                <w:rFonts w:ascii="Times New Roman" w:hAnsi="Times New Roman"/>
                <w:b/>
                <w:bCs/>
                <w:sz w:val="20"/>
                <w:szCs w:val="20"/>
              </w:rPr>
              <w:t>Participation</w:t>
            </w:r>
          </w:p>
        </w:tc>
        <w:tc>
          <w:tcPr>
            <w:tcW w:w="6852" w:type="dxa"/>
          </w:tcPr>
          <w:p w:rsidR="0042667F" w:rsidRPr="00356780" w:rsidRDefault="00294C3D" w:rsidP="00294C3D">
            <w:pPr>
              <w:pStyle w:val="NoSpacing"/>
              <w:rPr>
                <w:rFonts w:ascii="Times New Roman" w:hAnsi="Times New Roman"/>
                <w:sz w:val="20"/>
              </w:rPr>
            </w:pPr>
            <w:r>
              <w:rPr>
                <w:rFonts w:ascii="Times New Roman" w:hAnsi="Times New Roman"/>
                <w:sz w:val="20"/>
              </w:rPr>
              <w:t>Nil</w:t>
            </w:r>
          </w:p>
        </w:tc>
        <w:tc>
          <w:tcPr>
            <w:tcW w:w="1288" w:type="dxa"/>
          </w:tcPr>
          <w:p w:rsidR="0042667F" w:rsidRPr="00887D3D" w:rsidRDefault="00A306B8" w:rsidP="005C4CB4">
            <w:pPr>
              <w:pStyle w:val="NoSpacing"/>
              <w:jc w:val="center"/>
              <w:rPr>
                <w:rFonts w:ascii="Times New Roman" w:hAnsi="Times New Roman"/>
                <w:sz w:val="20"/>
                <w:szCs w:val="20"/>
              </w:rPr>
            </w:pPr>
            <w:r>
              <w:rPr>
                <w:rFonts w:ascii="Times New Roman" w:hAnsi="Times New Roman"/>
                <w:sz w:val="20"/>
                <w:szCs w:val="20"/>
              </w:rPr>
              <w:t>Clause D</w:t>
            </w:r>
          </w:p>
        </w:tc>
      </w:tr>
      <w:tr w:rsidR="00356780" w:rsidRPr="00887D3D" w:rsidTr="00D534E5">
        <w:tc>
          <w:tcPr>
            <w:tcW w:w="688" w:type="dxa"/>
          </w:tcPr>
          <w:p w:rsidR="00356780" w:rsidRPr="00887D3D" w:rsidRDefault="00A306B8" w:rsidP="003C7136">
            <w:pPr>
              <w:pStyle w:val="NoSpacing"/>
              <w:rPr>
                <w:rFonts w:ascii="Times New Roman" w:hAnsi="Times New Roman"/>
                <w:sz w:val="20"/>
                <w:szCs w:val="20"/>
              </w:rPr>
            </w:pPr>
            <w:r>
              <w:rPr>
                <w:rFonts w:ascii="Times New Roman" w:hAnsi="Times New Roman"/>
                <w:sz w:val="20"/>
                <w:szCs w:val="20"/>
              </w:rPr>
              <w:t>9</w:t>
            </w:r>
          </w:p>
        </w:tc>
        <w:tc>
          <w:tcPr>
            <w:tcW w:w="1815" w:type="dxa"/>
          </w:tcPr>
          <w:p w:rsidR="00356780" w:rsidRPr="00356780" w:rsidRDefault="00356780" w:rsidP="00356780">
            <w:pPr>
              <w:pStyle w:val="NoSpacing"/>
              <w:rPr>
                <w:rFonts w:ascii="Times New Roman" w:hAnsi="Times New Roman"/>
                <w:b/>
                <w:bCs/>
                <w:sz w:val="20"/>
                <w:szCs w:val="20"/>
              </w:rPr>
            </w:pPr>
            <w:r w:rsidRPr="00356780">
              <w:rPr>
                <w:rFonts w:ascii="Times New Roman" w:hAnsi="Times New Roman"/>
                <w:b/>
                <w:bCs/>
                <w:sz w:val="20"/>
                <w:szCs w:val="20"/>
              </w:rPr>
              <w:t>Exclusions</w:t>
            </w:r>
          </w:p>
        </w:tc>
        <w:tc>
          <w:tcPr>
            <w:tcW w:w="6852" w:type="dxa"/>
          </w:tcPr>
          <w:p w:rsidR="00884E28" w:rsidRPr="00884E28" w:rsidRDefault="00884E28" w:rsidP="00884E28">
            <w:pPr>
              <w:pStyle w:val="NoSpacing"/>
              <w:rPr>
                <w:rFonts w:ascii="Times New Roman" w:hAnsi="Times New Roman"/>
                <w:sz w:val="20"/>
              </w:rPr>
            </w:pPr>
            <w:r w:rsidRPr="00884E28">
              <w:rPr>
                <w:rFonts w:ascii="Times New Roman" w:hAnsi="Times New Roman"/>
                <w:sz w:val="20"/>
              </w:rPr>
              <w:t>We do not cover losses or expenses, or any loss, damage to, or destruction of the</w:t>
            </w:r>
          </w:p>
          <w:p w:rsidR="00884E28" w:rsidRPr="00884E28" w:rsidRDefault="00884E28" w:rsidP="00884E28">
            <w:pPr>
              <w:pStyle w:val="NoSpacing"/>
              <w:rPr>
                <w:rFonts w:ascii="Times New Roman" w:hAnsi="Times New Roman"/>
                <w:sz w:val="20"/>
              </w:rPr>
            </w:pPr>
            <w:r w:rsidRPr="00884E28">
              <w:rPr>
                <w:rFonts w:ascii="Times New Roman" w:hAnsi="Times New Roman"/>
                <w:sz w:val="20"/>
              </w:rPr>
              <w:t>Insured Property, directly or indirectly as a result of or if caused by or arising from</w:t>
            </w:r>
          </w:p>
          <w:p w:rsidR="00884E28" w:rsidRPr="00884E28" w:rsidRDefault="00884E28" w:rsidP="00884E28">
            <w:pPr>
              <w:pStyle w:val="NoSpacing"/>
              <w:rPr>
                <w:rFonts w:ascii="Times New Roman" w:hAnsi="Times New Roman"/>
                <w:sz w:val="20"/>
              </w:rPr>
            </w:pPr>
            <w:r w:rsidRPr="00884E28">
              <w:rPr>
                <w:rFonts w:ascii="Times New Roman" w:hAnsi="Times New Roman"/>
                <w:sz w:val="20"/>
              </w:rPr>
              <w:t>events, stated below:</w:t>
            </w:r>
          </w:p>
          <w:p w:rsidR="00884E28" w:rsidRDefault="00884E28" w:rsidP="005405A0">
            <w:pPr>
              <w:pStyle w:val="NoSpacing"/>
              <w:numPr>
                <w:ilvl w:val="0"/>
                <w:numId w:val="23"/>
              </w:numPr>
              <w:rPr>
                <w:rFonts w:ascii="Times New Roman" w:hAnsi="Times New Roman"/>
                <w:sz w:val="20"/>
              </w:rPr>
            </w:pPr>
            <w:r w:rsidRPr="00884E28">
              <w:rPr>
                <w:rFonts w:ascii="Times New Roman" w:hAnsi="Times New Roman"/>
                <w:sz w:val="20"/>
              </w:rPr>
              <w:t>Your deliberate, wilful or intentional act or omission, or of anyone on Your behalf, or with Your connivance.</w:t>
            </w:r>
          </w:p>
          <w:p w:rsidR="00294C3D" w:rsidRDefault="00294C3D" w:rsidP="005405A0">
            <w:pPr>
              <w:pStyle w:val="NoSpacing"/>
              <w:numPr>
                <w:ilvl w:val="0"/>
                <w:numId w:val="23"/>
              </w:numPr>
              <w:rPr>
                <w:rFonts w:ascii="Times New Roman" w:hAnsi="Times New Roman"/>
                <w:sz w:val="20"/>
              </w:rPr>
            </w:pPr>
            <w:r w:rsidRPr="00294C3D">
              <w:rPr>
                <w:rFonts w:ascii="Times New Roman" w:hAnsi="Times New Roman"/>
                <w:sz w:val="20"/>
              </w:rPr>
              <w:t>War, invasion, act of foreign enemy hostilities or war-like operations (whether war is declared or not), civil war, mutiny, civil commotion amounting to a popular rising, military rising, rebellion, revolution, insurrection or military or usurped</w:t>
            </w:r>
            <w:r>
              <w:rPr>
                <w:rFonts w:ascii="Times New Roman" w:hAnsi="Times New Roman"/>
                <w:sz w:val="20"/>
              </w:rPr>
              <w:t xml:space="preserve"> </w:t>
            </w:r>
            <w:r w:rsidRPr="00294C3D">
              <w:rPr>
                <w:rFonts w:ascii="Times New Roman" w:hAnsi="Times New Roman"/>
                <w:sz w:val="20"/>
              </w:rPr>
              <w:t>power.</w:t>
            </w:r>
          </w:p>
          <w:p w:rsidR="00294C3D" w:rsidRPr="00294C3D" w:rsidRDefault="00294C3D" w:rsidP="005405A0">
            <w:pPr>
              <w:pStyle w:val="NoSpacing"/>
              <w:numPr>
                <w:ilvl w:val="0"/>
                <w:numId w:val="23"/>
              </w:numPr>
              <w:rPr>
                <w:rFonts w:ascii="Times New Roman" w:hAnsi="Times New Roman"/>
                <w:sz w:val="20"/>
              </w:rPr>
            </w:pPr>
            <w:r w:rsidRPr="00294C3D">
              <w:rPr>
                <w:rFonts w:ascii="Times New Roman" w:hAnsi="Times New Roman"/>
                <w:sz w:val="20"/>
              </w:rPr>
              <w:t>Ionising radiation or contamination by radioactivity from any nuclear fuel or from</w:t>
            </w:r>
            <w:r>
              <w:rPr>
                <w:rFonts w:ascii="Times New Roman" w:hAnsi="Times New Roman"/>
                <w:sz w:val="20"/>
              </w:rPr>
              <w:t xml:space="preserve"> </w:t>
            </w:r>
            <w:r w:rsidRPr="00294C3D">
              <w:rPr>
                <w:rFonts w:ascii="Times New Roman" w:hAnsi="Times New Roman"/>
                <w:sz w:val="20"/>
              </w:rPr>
              <w:t>any nuclear waste from combustion of nuclear fuel, or the radioactive,</w:t>
            </w:r>
            <w:r>
              <w:rPr>
                <w:rFonts w:ascii="Times New Roman" w:hAnsi="Times New Roman"/>
                <w:sz w:val="20"/>
              </w:rPr>
              <w:t xml:space="preserve"> </w:t>
            </w:r>
            <w:r w:rsidRPr="00294C3D">
              <w:rPr>
                <w:rFonts w:ascii="Times New Roman" w:hAnsi="Times New Roman"/>
                <w:sz w:val="20"/>
              </w:rPr>
              <w:t>toxic, explosive or other hazardous properties of any explosive nuclear</w:t>
            </w:r>
            <w:r>
              <w:rPr>
                <w:rFonts w:ascii="Times New Roman" w:hAnsi="Times New Roman"/>
                <w:sz w:val="20"/>
              </w:rPr>
              <w:t xml:space="preserve"> </w:t>
            </w:r>
            <w:r w:rsidRPr="00294C3D">
              <w:rPr>
                <w:rFonts w:ascii="Times New Roman" w:hAnsi="Times New Roman"/>
                <w:sz w:val="20"/>
              </w:rPr>
              <w:t>assembly or nuclear componen</w:t>
            </w:r>
            <w:r>
              <w:rPr>
                <w:rFonts w:ascii="Times New Roman" w:hAnsi="Times New Roman"/>
                <w:sz w:val="20"/>
              </w:rPr>
              <w:t>t that is part of it.</w:t>
            </w:r>
          </w:p>
          <w:p w:rsidR="00294C3D" w:rsidRPr="00884E28" w:rsidRDefault="00294C3D" w:rsidP="005405A0">
            <w:pPr>
              <w:pStyle w:val="NoSpacing"/>
              <w:numPr>
                <w:ilvl w:val="0"/>
                <w:numId w:val="23"/>
              </w:numPr>
              <w:rPr>
                <w:rFonts w:ascii="Times New Roman" w:hAnsi="Times New Roman"/>
                <w:sz w:val="20"/>
              </w:rPr>
            </w:pPr>
            <w:r w:rsidRPr="00884E28">
              <w:rPr>
                <w:rFonts w:ascii="Times New Roman" w:hAnsi="Times New Roman"/>
                <w:sz w:val="20"/>
              </w:rPr>
              <w:t>Pollution or contamination, unless</w:t>
            </w:r>
          </w:p>
          <w:p w:rsidR="00294C3D" w:rsidRDefault="00294C3D" w:rsidP="008B74A5">
            <w:pPr>
              <w:pStyle w:val="NoSpacing"/>
              <w:numPr>
                <w:ilvl w:val="0"/>
                <w:numId w:val="36"/>
              </w:numPr>
              <w:rPr>
                <w:rFonts w:ascii="Times New Roman" w:hAnsi="Times New Roman"/>
                <w:sz w:val="20"/>
              </w:rPr>
            </w:pPr>
            <w:r w:rsidRPr="00884E28">
              <w:rPr>
                <w:rFonts w:ascii="Times New Roman" w:hAnsi="Times New Roman"/>
                <w:sz w:val="20"/>
              </w:rPr>
              <w:t xml:space="preserve">the pollution or contamination itself has resulted from an Insured Event, in which case only physical damage to the Insured Property is covered, or </w:t>
            </w:r>
          </w:p>
          <w:p w:rsidR="00294C3D" w:rsidRPr="00884E28" w:rsidRDefault="008B74A5" w:rsidP="008B74A5">
            <w:pPr>
              <w:pStyle w:val="NoSpacing"/>
              <w:ind w:left="360"/>
              <w:rPr>
                <w:rFonts w:ascii="Times New Roman" w:hAnsi="Times New Roman"/>
                <w:sz w:val="20"/>
              </w:rPr>
            </w:pPr>
            <w:r>
              <w:rPr>
                <w:rFonts w:ascii="Times New Roman" w:hAnsi="Times New Roman"/>
                <w:sz w:val="20"/>
              </w:rPr>
              <w:t xml:space="preserve">ii.    </w:t>
            </w:r>
            <w:r w:rsidR="00294C3D" w:rsidRPr="00884E28">
              <w:rPr>
                <w:rFonts w:ascii="Times New Roman" w:hAnsi="Times New Roman"/>
                <w:sz w:val="20"/>
              </w:rPr>
              <w:t>an Insured Event itself results from pollution or contamination.</w:t>
            </w:r>
          </w:p>
          <w:p w:rsid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Loss or damage to bullion or unset precious stones, manuscripts, plans,</w:t>
            </w:r>
            <w:r>
              <w:rPr>
                <w:rFonts w:ascii="Times New Roman" w:hAnsi="Times New Roman"/>
                <w:sz w:val="20"/>
              </w:rPr>
              <w:t xml:space="preserve"> </w:t>
            </w:r>
            <w:r w:rsidRPr="001D7324">
              <w:rPr>
                <w:rFonts w:ascii="Times New Roman" w:hAnsi="Times New Roman"/>
                <w:sz w:val="20"/>
              </w:rPr>
              <w:t>drawings, securities, obligations or documents of any kind, coins or paper</w:t>
            </w:r>
            <w:r>
              <w:rPr>
                <w:rFonts w:ascii="Times New Roman" w:hAnsi="Times New Roman"/>
                <w:sz w:val="20"/>
              </w:rPr>
              <w:t xml:space="preserve"> </w:t>
            </w:r>
            <w:r w:rsidRPr="001D7324">
              <w:rPr>
                <w:rFonts w:ascii="Times New Roman" w:hAnsi="Times New Roman"/>
                <w:sz w:val="20"/>
              </w:rPr>
              <w:t>money, cheques, vehicles, and explosive substances unless otherwise</w:t>
            </w:r>
            <w:r>
              <w:rPr>
                <w:rFonts w:ascii="Times New Roman" w:hAnsi="Times New Roman"/>
                <w:sz w:val="20"/>
              </w:rPr>
              <w:t xml:space="preserve"> </w:t>
            </w:r>
            <w:r w:rsidRPr="001D7324">
              <w:rPr>
                <w:rFonts w:ascii="Times New Roman" w:hAnsi="Times New Roman"/>
                <w:sz w:val="20"/>
              </w:rPr>
              <w:t>expressly stated in the policy.</w:t>
            </w:r>
          </w:p>
          <w:p w:rsid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Loss of any Insured Property which is missing or has been mislaid, or its</w:t>
            </w:r>
            <w:r>
              <w:rPr>
                <w:rFonts w:ascii="Times New Roman" w:hAnsi="Times New Roman"/>
                <w:sz w:val="20"/>
              </w:rPr>
              <w:t xml:space="preserve"> </w:t>
            </w:r>
            <w:r w:rsidRPr="001D7324">
              <w:rPr>
                <w:rFonts w:ascii="Times New Roman" w:hAnsi="Times New Roman"/>
                <w:sz w:val="20"/>
              </w:rPr>
              <w:t>disappearance cannot be linked to any single identifiable event.</w:t>
            </w:r>
          </w:p>
          <w:p w:rsid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Loss or damage to any Insured Property removed from Your Home to any other</w:t>
            </w:r>
            <w:r>
              <w:rPr>
                <w:rFonts w:ascii="Times New Roman" w:hAnsi="Times New Roman"/>
                <w:sz w:val="20"/>
              </w:rPr>
              <w:t xml:space="preserve"> </w:t>
            </w:r>
            <w:r w:rsidRPr="001D7324">
              <w:rPr>
                <w:rFonts w:ascii="Times New Roman" w:hAnsi="Times New Roman"/>
                <w:sz w:val="20"/>
              </w:rPr>
              <w:t>place.</w:t>
            </w:r>
          </w:p>
          <w:p w:rsid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Loss of earnings, loss by delay, loss of market or other consequential or indirect</w:t>
            </w:r>
            <w:r>
              <w:rPr>
                <w:rFonts w:ascii="Times New Roman" w:hAnsi="Times New Roman"/>
                <w:sz w:val="20"/>
              </w:rPr>
              <w:t xml:space="preserve"> </w:t>
            </w:r>
            <w:r w:rsidRPr="001D7324">
              <w:rPr>
                <w:rFonts w:ascii="Times New Roman" w:hAnsi="Times New Roman"/>
                <w:sz w:val="20"/>
              </w:rPr>
              <w:t>loss or damage of any kind or description whatsoever.</w:t>
            </w:r>
          </w:p>
          <w:p w:rsid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Any reduction in market value of any Insured Property after its repair or</w:t>
            </w:r>
            <w:r>
              <w:rPr>
                <w:rFonts w:ascii="Times New Roman" w:hAnsi="Times New Roman"/>
                <w:sz w:val="20"/>
              </w:rPr>
              <w:t xml:space="preserve"> </w:t>
            </w:r>
            <w:r w:rsidRPr="001D7324">
              <w:rPr>
                <w:rFonts w:ascii="Times New Roman" w:hAnsi="Times New Roman"/>
                <w:sz w:val="20"/>
              </w:rPr>
              <w:t>reinstatement.</w:t>
            </w:r>
          </w:p>
          <w:p w:rsidR="001D7324" w:rsidRPr="001D7324" w:rsidRDefault="001D7324" w:rsidP="005405A0">
            <w:pPr>
              <w:pStyle w:val="NoSpacing"/>
              <w:numPr>
                <w:ilvl w:val="0"/>
                <w:numId w:val="23"/>
              </w:numPr>
              <w:rPr>
                <w:rFonts w:ascii="Times New Roman" w:hAnsi="Times New Roman"/>
                <w:sz w:val="20"/>
              </w:rPr>
            </w:pPr>
            <w:r w:rsidRPr="001D7324">
              <w:rPr>
                <w:rFonts w:ascii="Times New Roman" w:hAnsi="Times New Roman"/>
                <w:sz w:val="20"/>
              </w:rPr>
              <w:t>Any addition, extension, or alteration to any structure of Your Home Building that increases its Carpet Area by more than 10% of the Carpet Area existing at the Commencement Date or on the date of renewal of this Policy, unless You have paid additional premium and such addition, extension or alteration is added by</w:t>
            </w:r>
            <w:r>
              <w:rPr>
                <w:rFonts w:ascii="Times New Roman" w:hAnsi="Times New Roman"/>
                <w:sz w:val="20"/>
              </w:rPr>
              <w:t xml:space="preserve"> </w:t>
            </w:r>
            <w:r w:rsidRPr="001D7324">
              <w:rPr>
                <w:rFonts w:ascii="Times New Roman" w:hAnsi="Times New Roman"/>
                <w:sz w:val="20"/>
              </w:rPr>
              <w:t>Endorsement.</w:t>
            </w:r>
          </w:p>
          <w:p w:rsidR="00356780" w:rsidRDefault="00884E28" w:rsidP="005405A0">
            <w:pPr>
              <w:pStyle w:val="NoSpacing"/>
              <w:numPr>
                <w:ilvl w:val="0"/>
                <w:numId w:val="23"/>
              </w:numPr>
              <w:rPr>
                <w:rFonts w:ascii="Times New Roman" w:hAnsi="Times New Roman"/>
                <w:sz w:val="20"/>
              </w:rPr>
            </w:pPr>
            <w:r w:rsidRPr="00884E28">
              <w:rPr>
                <w:rFonts w:ascii="Times New Roman" w:hAnsi="Times New Roman"/>
                <w:sz w:val="20"/>
              </w:rPr>
              <w:t>Costs, fees or expenses for preparing any claim.</w:t>
            </w:r>
          </w:p>
          <w:p w:rsidR="005405A0" w:rsidRPr="005058BF" w:rsidRDefault="005405A0">
            <w:pPr>
              <w:pStyle w:val="ListParagraph"/>
              <w:widowControl w:val="0"/>
              <w:numPr>
                <w:ilvl w:val="0"/>
                <w:numId w:val="23"/>
              </w:numPr>
              <w:tabs>
                <w:tab w:val="left" w:pos="1018"/>
              </w:tabs>
              <w:suppressAutoHyphens w:val="0"/>
              <w:autoSpaceDE w:val="0"/>
              <w:autoSpaceDN w:val="0"/>
              <w:spacing w:before="128"/>
              <w:ind w:right="70"/>
              <w:jc w:val="both"/>
              <w:rPr>
                <w:ins w:id="1" w:author="SAMPATH NARAYANAN N" w:date="2023-07-21T12:22:00Z"/>
                <w:rFonts w:ascii="Times New Roman" w:hAnsi="Times New Roman"/>
                <w:sz w:val="20"/>
                <w:highlight w:val="yellow"/>
              </w:rPr>
              <w:pPrChange w:id="2" w:author="SAMPATH NARAYANAN N" w:date="2023-07-21T12:20:00Z">
                <w:pPr>
                  <w:pStyle w:val="ListParagraph"/>
                  <w:numPr>
                    <w:numId w:val="22"/>
                  </w:numPr>
                  <w:tabs>
                    <w:tab w:val="left" w:pos="1018"/>
                  </w:tabs>
                  <w:spacing w:before="128"/>
                  <w:ind w:hanging="360"/>
                </w:pPr>
              </w:pPrChange>
            </w:pPr>
            <w:ins w:id="3" w:author="SAMPATH NARAYANAN N" w:date="2023-07-21T11:56:00Z">
              <w:r w:rsidRPr="005058BF">
                <w:rPr>
                  <w:rFonts w:ascii="Times New Roman" w:hAnsi="Times New Roman"/>
                  <w:spacing w:val="2"/>
                  <w:sz w:val="20"/>
                  <w:highlight w:val="yellow"/>
                  <w:rPrChange w:id="4" w:author="SAMPATH NARAYANAN N" w:date="2023-07-21T11:57:00Z">
                    <w:rPr>
                      <w:spacing w:val="2"/>
                      <w:highlight w:val="yellow"/>
                    </w:rPr>
                  </w:rPrChange>
                </w:rPr>
                <w:t xml:space="preserve">Loss, damage cost </w:t>
              </w:r>
              <w:r w:rsidRPr="005058BF">
                <w:rPr>
                  <w:rFonts w:ascii="Times New Roman" w:hAnsi="Times New Roman"/>
                  <w:spacing w:val="3"/>
                  <w:sz w:val="20"/>
                  <w:highlight w:val="yellow"/>
                  <w:rPrChange w:id="5" w:author="SAMPATH NARAYANAN N" w:date="2023-07-21T11:57:00Z">
                    <w:rPr>
                      <w:spacing w:val="3"/>
                      <w:highlight w:val="yellow"/>
                    </w:rPr>
                  </w:rPrChange>
                </w:rPr>
                <w:t xml:space="preserve">or </w:t>
              </w:r>
              <w:r w:rsidRPr="005058BF">
                <w:rPr>
                  <w:rFonts w:ascii="Times New Roman" w:hAnsi="Times New Roman"/>
                  <w:sz w:val="20"/>
                  <w:highlight w:val="yellow"/>
                  <w:rPrChange w:id="6" w:author="SAMPATH NARAYANAN N" w:date="2023-07-21T11:57:00Z">
                    <w:rPr>
                      <w:highlight w:val="yellow"/>
                    </w:rPr>
                  </w:rPrChange>
                </w:rPr>
                <w:t xml:space="preserve">expense of whatsoever nature directly or indirectly caused </w:t>
              </w:r>
              <w:r w:rsidRPr="005058BF">
                <w:rPr>
                  <w:rFonts w:ascii="Times New Roman" w:hAnsi="Times New Roman"/>
                  <w:spacing w:val="2"/>
                  <w:sz w:val="20"/>
                  <w:highlight w:val="yellow"/>
                  <w:rPrChange w:id="7" w:author="SAMPATH NARAYANAN N" w:date="2023-07-21T11:57:00Z">
                    <w:rPr>
                      <w:spacing w:val="2"/>
                      <w:highlight w:val="yellow"/>
                    </w:rPr>
                  </w:rPrChange>
                </w:rPr>
                <w:t xml:space="preserve">by, </w:t>
              </w:r>
              <w:r w:rsidRPr="005058BF">
                <w:rPr>
                  <w:rFonts w:ascii="Times New Roman" w:hAnsi="Times New Roman"/>
                  <w:sz w:val="20"/>
                  <w:highlight w:val="yellow"/>
                  <w:rPrChange w:id="8" w:author="SAMPATH NARAYANAN N" w:date="2023-07-21T11:57:00Z">
                    <w:rPr>
                      <w:highlight w:val="yellow"/>
                    </w:rPr>
                  </w:rPrChange>
                </w:rPr>
                <w:t>resulting</w:t>
              </w:r>
              <w:r w:rsidRPr="005058BF">
                <w:rPr>
                  <w:rFonts w:ascii="Times New Roman" w:hAnsi="Times New Roman"/>
                  <w:spacing w:val="-11"/>
                  <w:sz w:val="20"/>
                  <w:highlight w:val="yellow"/>
                  <w:rPrChange w:id="9" w:author="SAMPATH NARAYANAN N" w:date="2023-07-21T11:57:00Z">
                    <w:rPr>
                      <w:spacing w:val="-11"/>
                      <w:highlight w:val="yellow"/>
                    </w:rPr>
                  </w:rPrChange>
                </w:rPr>
                <w:t xml:space="preserve"> </w:t>
              </w:r>
              <w:r w:rsidRPr="005058BF">
                <w:rPr>
                  <w:rFonts w:ascii="Times New Roman" w:hAnsi="Times New Roman"/>
                  <w:sz w:val="20"/>
                  <w:highlight w:val="yellow"/>
                  <w:rPrChange w:id="10" w:author="SAMPATH NARAYANAN N" w:date="2023-07-21T11:57:00Z">
                    <w:rPr>
                      <w:highlight w:val="yellow"/>
                    </w:rPr>
                  </w:rPrChange>
                </w:rPr>
                <w:t>from</w:t>
              </w:r>
              <w:r w:rsidRPr="005058BF">
                <w:rPr>
                  <w:rFonts w:ascii="Times New Roman" w:hAnsi="Times New Roman"/>
                  <w:spacing w:val="-11"/>
                  <w:sz w:val="20"/>
                  <w:highlight w:val="yellow"/>
                  <w:rPrChange w:id="11" w:author="SAMPATH NARAYANAN N" w:date="2023-07-21T11:57:00Z">
                    <w:rPr>
                      <w:spacing w:val="-11"/>
                      <w:highlight w:val="yellow"/>
                    </w:rPr>
                  </w:rPrChange>
                </w:rPr>
                <w:t xml:space="preserve"> </w:t>
              </w:r>
              <w:r w:rsidRPr="005058BF">
                <w:rPr>
                  <w:rFonts w:ascii="Times New Roman" w:hAnsi="Times New Roman"/>
                  <w:sz w:val="20"/>
                  <w:highlight w:val="yellow"/>
                  <w:rPrChange w:id="12" w:author="SAMPATH NARAYANAN N" w:date="2023-07-21T11:57:00Z">
                    <w:rPr>
                      <w:highlight w:val="yellow"/>
                    </w:rPr>
                  </w:rPrChange>
                </w:rPr>
                <w:t>or</w:t>
              </w:r>
              <w:r w:rsidRPr="005058BF">
                <w:rPr>
                  <w:rFonts w:ascii="Times New Roman" w:hAnsi="Times New Roman"/>
                  <w:spacing w:val="-10"/>
                  <w:sz w:val="20"/>
                  <w:highlight w:val="yellow"/>
                  <w:rPrChange w:id="13" w:author="SAMPATH NARAYANAN N" w:date="2023-07-21T11:57:00Z">
                    <w:rPr>
                      <w:spacing w:val="-10"/>
                      <w:highlight w:val="yellow"/>
                    </w:rPr>
                  </w:rPrChange>
                </w:rPr>
                <w:t xml:space="preserve"> </w:t>
              </w:r>
              <w:r w:rsidRPr="005058BF">
                <w:rPr>
                  <w:rFonts w:ascii="Times New Roman" w:hAnsi="Times New Roman"/>
                  <w:sz w:val="20"/>
                  <w:highlight w:val="yellow"/>
                  <w:rPrChange w:id="14" w:author="SAMPATH NARAYANAN N" w:date="2023-07-21T11:57:00Z">
                    <w:rPr>
                      <w:highlight w:val="yellow"/>
                    </w:rPr>
                  </w:rPrChange>
                </w:rPr>
                <w:t>in</w:t>
              </w:r>
              <w:r w:rsidRPr="005058BF">
                <w:rPr>
                  <w:rFonts w:ascii="Times New Roman" w:hAnsi="Times New Roman"/>
                  <w:spacing w:val="-11"/>
                  <w:sz w:val="20"/>
                  <w:highlight w:val="yellow"/>
                  <w:rPrChange w:id="15" w:author="SAMPATH NARAYANAN N" w:date="2023-07-21T11:57:00Z">
                    <w:rPr>
                      <w:spacing w:val="-11"/>
                      <w:highlight w:val="yellow"/>
                    </w:rPr>
                  </w:rPrChange>
                </w:rPr>
                <w:t xml:space="preserve"> </w:t>
              </w:r>
              <w:r w:rsidRPr="005058BF">
                <w:rPr>
                  <w:rFonts w:ascii="Times New Roman" w:hAnsi="Times New Roman"/>
                  <w:sz w:val="20"/>
                  <w:highlight w:val="yellow"/>
                  <w:rPrChange w:id="16" w:author="SAMPATH NARAYANAN N" w:date="2023-07-21T11:57:00Z">
                    <w:rPr>
                      <w:highlight w:val="yellow"/>
                    </w:rPr>
                  </w:rPrChange>
                </w:rPr>
                <w:t>connection</w:t>
              </w:r>
              <w:r w:rsidRPr="005058BF">
                <w:rPr>
                  <w:rFonts w:ascii="Times New Roman" w:hAnsi="Times New Roman"/>
                  <w:spacing w:val="-10"/>
                  <w:sz w:val="20"/>
                  <w:highlight w:val="yellow"/>
                  <w:rPrChange w:id="17" w:author="SAMPATH NARAYANAN N" w:date="2023-07-21T11:57:00Z">
                    <w:rPr>
                      <w:spacing w:val="-10"/>
                      <w:highlight w:val="yellow"/>
                    </w:rPr>
                  </w:rPrChange>
                </w:rPr>
                <w:t xml:space="preserve"> </w:t>
              </w:r>
              <w:r w:rsidRPr="005058BF">
                <w:rPr>
                  <w:rFonts w:ascii="Times New Roman" w:hAnsi="Times New Roman"/>
                  <w:sz w:val="20"/>
                  <w:highlight w:val="yellow"/>
                  <w:rPrChange w:id="18" w:author="SAMPATH NARAYANAN N" w:date="2023-07-21T11:57:00Z">
                    <w:rPr>
                      <w:highlight w:val="yellow"/>
                    </w:rPr>
                  </w:rPrChange>
                </w:rPr>
                <w:t>with</w:t>
              </w:r>
              <w:r w:rsidRPr="005058BF">
                <w:rPr>
                  <w:rFonts w:ascii="Times New Roman" w:hAnsi="Times New Roman"/>
                  <w:spacing w:val="-11"/>
                  <w:sz w:val="20"/>
                  <w:highlight w:val="yellow"/>
                  <w:rPrChange w:id="19" w:author="SAMPATH NARAYANAN N" w:date="2023-07-21T11:57:00Z">
                    <w:rPr>
                      <w:spacing w:val="-11"/>
                      <w:highlight w:val="yellow"/>
                    </w:rPr>
                  </w:rPrChange>
                </w:rPr>
                <w:t xml:space="preserve"> </w:t>
              </w:r>
              <w:r w:rsidRPr="005058BF">
                <w:rPr>
                  <w:rFonts w:ascii="Times New Roman" w:hAnsi="Times New Roman"/>
                  <w:sz w:val="20"/>
                  <w:highlight w:val="yellow"/>
                  <w:rPrChange w:id="20" w:author="SAMPATH NARAYANAN N" w:date="2023-07-21T11:57:00Z">
                    <w:rPr>
                      <w:highlight w:val="yellow"/>
                    </w:rPr>
                  </w:rPrChange>
                </w:rPr>
                <w:t>any</w:t>
              </w:r>
              <w:r w:rsidRPr="005058BF">
                <w:rPr>
                  <w:rFonts w:ascii="Times New Roman" w:hAnsi="Times New Roman"/>
                  <w:spacing w:val="-10"/>
                  <w:sz w:val="20"/>
                  <w:highlight w:val="yellow"/>
                  <w:rPrChange w:id="21" w:author="SAMPATH NARAYANAN N" w:date="2023-07-21T11:57:00Z">
                    <w:rPr>
                      <w:spacing w:val="-10"/>
                      <w:highlight w:val="yellow"/>
                    </w:rPr>
                  </w:rPrChange>
                </w:rPr>
                <w:t xml:space="preserve"> </w:t>
              </w:r>
              <w:r w:rsidRPr="005058BF">
                <w:rPr>
                  <w:rFonts w:ascii="Times New Roman" w:hAnsi="Times New Roman"/>
                  <w:sz w:val="20"/>
                  <w:highlight w:val="yellow"/>
                  <w:rPrChange w:id="22" w:author="SAMPATH NARAYANAN N" w:date="2023-07-21T11:57:00Z">
                    <w:rPr>
                      <w:highlight w:val="yellow"/>
                    </w:rPr>
                  </w:rPrChange>
                </w:rPr>
                <w:t>act</w:t>
              </w:r>
              <w:r w:rsidRPr="005058BF">
                <w:rPr>
                  <w:rFonts w:ascii="Times New Roman" w:hAnsi="Times New Roman"/>
                  <w:spacing w:val="-11"/>
                  <w:sz w:val="20"/>
                  <w:highlight w:val="yellow"/>
                  <w:rPrChange w:id="23" w:author="SAMPATH NARAYANAN N" w:date="2023-07-21T11:57:00Z">
                    <w:rPr>
                      <w:spacing w:val="-11"/>
                      <w:highlight w:val="yellow"/>
                    </w:rPr>
                  </w:rPrChange>
                </w:rPr>
                <w:t xml:space="preserve"> </w:t>
              </w:r>
              <w:r w:rsidRPr="005058BF">
                <w:rPr>
                  <w:rFonts w:ascii="Times New Roman" w:hAnsi="Times New Roman"/>
                  <w:sz w:val="20"/>
                  <w:highlight w:val="yellow"/>
                  <w:rPrChange w:id="24" w:author="SAMPATH NARAYANAN N" w:date="2023-07-21T11:57:00Z">
                    <w:rPr>
                      <w:highlight w:val="yellow"/>
                    </w:rPr>
                  </w:rPrChange>
                </w:rPr>
                <w:t>of</w:t>
              </w:r>
              <w:r w:rsidRPr="005058BF">
                <w:rPr>
                  <w:rFonts w:ascii="Times New Roman" w:hAnsi="Times New Roman"/>
                  <w:spacing w:val="-11"/>
                  <w:sz w:val="20"/>
                  <w:highlight w:val="yellow"/>
                  <w:rPrChange w:id="25" w:author="SAMPATH NARAYANAN N" w:date="2023-07-21T11:57:00Z">
                    <w:rPr>
                      <w:spacing w:val="-11"/>
                      <w:highlight w:val="yellow"/>
                    </w:rPr>
                  </w:rPrChange>
                </w:rPr>
                <w:t xml:space="preserve"> </w:t>
              </w:r>
              <w:r w:rsidRPr="005058BF">
                <w:rPr>
                  <w:rFonts w:ascii="Times New Roman" w:hAnsi="Times New Roman"/>
                  <w:sz w:val="20"/>
                  <w:highlight w:val="yellow"/>
                  <w:rPrChange w:id="26" w:author="SAMPATH NARAYANAN N" w:date="2023-07-21T11:57:00Z">
                    <w:rPr>
                      <w:highlight w:val="yellow"/>
                    </w:rPr>
                  </w:rPrChange>
                </w:rPr>
                <w:t>terrorism</w:t>
              </w:r>
              <w:r w:rsidRPr="005058BF">
                <w:rPr>
                  <w:rFonts w:ascii="Times New Roman" w:hAnsi="Times New Roman"/>
                  <w:spacing w:val="-10"/>
                  <w:sz w:val="20"/>
                  <w:highlight w:val="yellow"/>
                  <w:rPrChange w:id="27" w:author="SAMPATH NARAYANAN N" w:date="2023-07-21T11:57:00Z">
                    <w:rPr>
                      <w:spacing w:val="-10"/>
                      <w:highlight w:val="yellow"/>
                    </w:rPr>
                  </w:rPrChange>
                </w:rPr>
                <w:t xml:space="preserve"> </w:t>
              </w:r>
              <w:r w:rsidRPr="005058BF">
                <w:rPr>
                  <w:rFonts w:ascii="Times New Roman" w:hAnsi="Times New Roman"/>
                  <w:sz w:val="20"/>
                  <w:highlight w:val="yellow"/>
                  <w:rPrChange w:id="28" w:author="SAMPATH NARAYANAN N" w:date="2023-07-21T11:57:00Z">
                    <w:rPr>
                      <w:highlight w:val="yellow"/>
                    </w:rPr>
                  </w:rPrChange>
                </w:rPr>
                <w:t>regardless of</w:t>
              </w:r>
              <w:r w:rsidRPr="005058BF">
                <w:rPr>
                  <w:rFonts w:ascii="Times New Roman" w:hAnsi="Times New Roman"/>
                  <w:spacing w:val="-21"/>
                  <w:sz w:val="20"/>
                  <w:highlight w:val="yellow"/>
                  <w:rPrChange w:id="29" w:author="SAMPATH NARAYANAN N" w:date="2023-07-21T11:57:00Z">
                    <w:rPr>
                      <w:spacing w:val="-21"/>
                      <w:highlight w:val="yellow"/>
                    </w:rPr>
                  </w:rPrChange>
                </w:rPr>
                <w:t xml:space="preserve"> </w:t>
              </w:r>
              <w:r w:rsidRPr="005058BF">
                <w:rPr>
                  <w:rFonts w:ascii="Times New Roman" w:hAnsi="Times New Roman"/>
                  <w:sz w:val="20"/>
                  <w:highlight w:val="yellow"/>
                  <w:rPrChange w:id="30" w:author="SAMPATH NARAYANAN N" w:date="2023-07-21T11:57:00Z">
                    <w:rPr>
                      <w:highlight w:val="yellow"/>
                    </w:rPr>
                  </w:rPrChange>
                </w:rPr>
                <w:t>any</w:t>
              </w:r>
              <w:r w:rsidRPr="005058BF">
                <w:rPr>
                  <w:rFonts w:ascii="Times New Roman" w:hAnsi="Times New Roman"/>
                  <w:spacing w:val="-20"/>
                  <w:sz w:val="20"/>
                  <w:highlight w:val="yellow"/>
                  <w:rPrChange w:id="31" w:author="SAMPATH NARAYANAN N" w:date="2023-07-21T11:57:00Z">
                    <w:rPr>
                      <w:spacing w:val="-20"/>
                      <w:highlight w:val="yellow"/>
                    </w:rPr>
                  </w:rPrChange>
                </w:rPr>
                <w:t xml:space="preserve"> </w:t>
              </w:r>
              <w:r w:rsidRPr="005058BF">
                <w:rPr>
                  <w:rFonts w:ascii="Times New Roman" w:hAnsi="Times New Roman"/>
                  <w:sz w:val="20"/>
                  <w:highlight w:val="yellow"/>
                  <w:rPrChange w:id="32" w:author="SAMPATH NARAYANAN N" w:date="2023-07-21T11:57:00Z">
                    <w:rPr>
                      <w:highlight w:val="yellow"/>
                    </w:rPr>
                  </w:rPrChange>
                </w:rPr>
                <w:t>other</w:t>
              </w:r>
              <w:r w:rsidRPr="005058BF">
                <w:rPr>
                  <w:rFonts w:ascii="Times New Roman" w:hAnsi="Times New Roman"/>
                  <w:spacing w:val="-21"/>
                  <w:sz w:val="20"/>
                  <w:highlight w:val="yellow"/>
                  <w:rPrChange w:id="33" w:author="SAMPATH NARAYANAN N" w:date="2023-07-21T11:57:00Z">
                    <w:rPr>
                      <w:spacing w:val="-21"/>
                      <w:highlight w:val="yellow"/>
                    </w:rPr>
                  </w:rPrChange>
                </w:rPr>
                <w:t xml:space="preserve"> </w:t>
              </w:r>
              <w:r w:rsidRPr="005058BF">
                <w:rPr>
                  <w:rFonts w:ascii="Times New Roman" w:hAnsi="Times New Roman"/>
                  <w:sz w:val="20"/>
                  <w:highlight w:val="yellow"/>
                  <w:rPrChange w:id="34" w:author="SAMPATH NARAYANAN N" w:date="2023-07-21T11:57:00Z">
                    <w:rPr>
                      <w:highlight w:val="yellow"/>
                    </w:rPr>
                  </w:rPrChange>
                </w:rPr>
                <w:t>cause</w:t>
              </w:r>
              <w:r w:rsidRPr="005058BF">
                <w:rPr>
                  <w:rFonts w:ascii="Times New Roman" w:hAnsi="Times New Roman"/>
                  <w:spacing w:val="-20"/>
                  <w:sz w:val="20"/>
                  <w:highlight w:val="yellow"/>
                  <w:rPrChange w:id="35" w:author="SAMPATH NARAYANAN N" w:date="2023-07-21T11:57:00Z">
                    <w:rPr>
                      <w:spacing w:val="-20"/>
                      <w:highlight w:val="yellow"/>
                    </w:rPr>
                  </w:rPrChange>
                </w:rPr>
                <w:t xml:space="preserve"> </w:t>
              </w:r>
              <w:r w:rsidRPr="005058BF">
                <w:rPr>
                  <w:rFonts w:ascii="Times New Roman" w:hAnsi="Times New Roman"/>
                  <w:sz w:val="20"/>
                  <w:highlight w:val="yellow"/>
                  <w:rPrChange w:id="36" w:author="SAMPATH NARAYANAN N" w:date="2023-07-21T11:57:00Z">
                    <w:rPr>
                      <w:highlight w:val="yellow"/>
                    </w:rPr>
                  </w:rPrChange>
                </w:rPr>
                <w:t>or</w:t>
              </w:r>
              <w:r w:rsidRPr="005058BF">
                <w:rPr>
                  <w:rFonts w:ascii="Times New Roman" w:hAnsi="Times New Roman"/>
                  <w:spacing w:val="-21"/>
                  <w:sz w:val="20"/>
                  <w:highlight w:val="yellow"/>
                  <w:rPrChange w:id="37" w:author="SAMPATH NARAYANAN N" w:date="2023-07-21T11:57:00Z">
                    <w:rPr>
                      <w:spacing w:val="-21"/>
                      <w:highlight w:val="yellow"/>
                    </w:rPr>
                  </w:rPrChange>
                </w:rPr>
                <w:t xml:space="preserve"> </w:t>
              </w:r>
              <w:r w:rsidRPr="005058BF">
                <w:rPr>
                  <w:rFonts w:ascii="Times New Roman" w:hAnsi="Times New Roman"/>
                  <w:sz w:val="20"/>
                  <w:highlight w:val="yellow"/>
                  <w:rPrChange w:id="38" w:author="SAMPATH NARAYANAN N" w:date="2023-07-21T11:57:00Z">
                    <w:rPr>
                      <w:highlight w:val="yellow"/>
                    </w:rPr>
                  </w:rPrChange>
                </w:rPr>
                <w:t>event</w:t>
              </w:r>
              <w:r w:rsidRPr="005058BF">
                <w:rPr>
                  <w:rFonts w:ascii="Times New Roman" w:hAnsi="Times New Roman"/>
                  <w:spacing w:val="-20"/>
                  <w:sz w:val="20"/>
                  <w:highlight w:val="yellow"/>
                  <w:rPrChange w:id="39" w:author="SAMPATH NARAYANAN N" w:date="2023-07-21T11:57:00Z">
                    <w:rPr>
                      <w:spacing w:val="-20"/>
                      <w:highlight w:val="yellow"/>
                    </w:rPr>
                  </w:rPrChange>
                </w:rPr>
                <w:t xml:space="preserve"> </w:t>
              </w:r>
              <w:r w:rsidRPr="005058BF">
                <w:rPr>
                  <w:rFonts w:ascii="Times New Roman" w:hAnsi="Times New Roman"/>
                  <w:sz w:val="20"/>
                  <w:highlight w:val="yellow"/>
                  <w:rPrChange w:id="40" w:author="SAMPATH NARAYANAN N" w:date="2023-07-21T11:57:00Z">
                    <w:rPr>
                      <w:highlight w:val="yellow"/>
                    </w:rPr>
                  </w:rPrChange>
                </w:rPr>
                <w:t>contributing</w:t>
              </w:r>
              <w:r w:rsidRPr="005058BF">
                <w:rPr>
                  <w:rFonts w:ascii="Times New Roman" w:hAnsi="Times New Roman"/>
                  <w:spacing w:val="-21"/>
                  <w:sz w:val="20"/>
                  <w:highlight w:val="yellow"/>
                  <w:rPrChange w:id="41" w:author="SAMPATH NARAYANAN N" w:date="2023-07-21T11:57:00Z">
                    <w:rPr>
                      <w:spacing w:val="-21"/>
                      <w:highlight w:val="yellow"/>
                    </w:rPr>
                  </w:rPrChange>
                </w:rPr>
                <w:t xml:space="preserve"> </w:t>
              </w:r>
              <w:r w:rsidRPr="005058BF">
                <w:rPr>
                  <w:rFonts w:ascii="Times New Roman" w:hAnsi="Times New Roman"/>
                  <w:sz w:val="20"/>
                  <w:highlight w:val="yellow"/>
                  <w:rPrChange w:id="42" w:author="SAMPATH NARAYANAN N" w:date="2023-07-21T11:57:00Z">
                    <w:rPr>
                      <w:highlight w:val="yellow"/>
                    </w:rPr>
                  </w:rPrChange>
                </w:rPr>
                <w:t>concurrently</w:t>
              </w:r>
              <w:r w:rsidRPr="005058BF">
                <w:rPr>
                  <w:rFonts w:ascii="Times New Roman" w:hAnsi="Times New Roman"/>
                  <w:spacing w:val="-20"/>
                  <w:sz w:val="20"/>
                  <w:highlight w:val="yellow"/>
                  <w:rPrChange w:id="43" w:author="SAMPATH NARAYANAN N" w:date="2023-07-21T11:57:00Z">
                    <w:rPr>
                      <w:spacing w:val="-20"/>
                      <w:highlight w:val="yellow"/>
                    </w:rPr>
                  </w:rPrChange>
                </w:rPr>
                <w:t xml:space="preserve"> </w:t>
              </w:r>
              <w:r w:rsidRPr="005058BF">
                <w:rPr>
                  <w:rFonts w:ascii="Times New Roman" w:hAnsi="Times New Roman"/>
                  <w:sz w:val="20"/>
                  <w:highlight w:val="yellow"/>
                  <w:rPrChange w:id="44" w:author="SAMPATH NARAYANAN N" w:date="2023-07-21T11:57:00Z">
                    <w:rPr>
                      <w:highlight w:val="yellow"/>
                    </w:rPr>
                  </w:rPrChange>
                </w:rPr>
                <w:t>or</w:t>
              </w:r>
              <w:r w:rsidRPr="005058BF">
                <w:rPr>
                  <w:rFonts w:ascii="Times New Roman" w:hAnsi="Times New Roman"/>
                  <w:spacing w:val="-21"/>
                  <w:sz w:val="20"/>
                  <w:highlight w:val="yellow"/>
                  <w:rPrChange w:id="45" w:author="SAMPATH NARAYANAN N" w:date="2023-07-21T11:57:00Z">
                    <w:rPr>
                      <w:spacing w:val="-21"/>
                      <w:highlight w:val="yellow"/>
                    </w:rPr>
                  </w:rPrChange>
                </w:rPr>
                <w:t xml:space="preserve"> </w:t>
              </w:r>
              <w:r w:rsidRPr="005058BF">
                <w:rPr>
                  <w:rFonts w:ascii="Times New Roman" w:hAnsi="Times New Roman"/>
                  <w:sz w:val="20"/>
                  <w:highlight w:val="yellow"/>
                  <w:rPrChange w:id="46" w:author="SAMPATH NARAYANAN N" w:date="2023-07-21T11:57:00Z">
                    <w:rPr>
                      <w:highlight w:val="yellow"/>
                    </w:rPr>
                  </w:rPrChange>
                </w:rPr>
                <w:t>in</w:t>
              </w:r>
              <w:r w:rsidRPr="005058BF">
                <w:rPr>
                  <w:rFonts w:ascii="Times New Roman" w:hAnsi="Times New Roman"/>
                  <w:spacing w:val="-20"/>
                  <w:sz w:val="20"/>
                  <w:highlight w:val="yellow"/>
                  <w:rPrChange w:id="47" w:author="SAMPATH NARAYANAN N" w:date="2023-07-21T11:57:00Z">
                    <w:rPr>
                      <w:spacing w:val="-20"/>
                      <w:highlight w:val="yellow"/>
                    </w:rPr>
                  </w:rPrChange>
                </w:rPr>
                <w:t xml:space="preserve"> </w:t>
              </w:r>
              <w:r w:rsidRPr="005058BF">
                <w:rPr>
                  <w:rFonts w:ascii="Times New Roman" w:hAnsi="Times New Roman"/>
                  <w:sz w:val="20"/>
                  <w:highlight w:val="yellow"/>
                  <w:rPrChange w:id="48" w:author="SAMPATH NARAYANAN N" w:date="2023-07-21T11:57:00Z">
                    <w:rPr>
                      <w:highlight w:val="yellow"/>
                    </w:rPr>
                  </w:rPrChange>
                </w:rPr>
                <w:t>any</w:t>
              </w:r>
              <w:r w:rsidRPr="005058BF">
                <w:rPr>
                  <w:rFonts w:ascii="Times New Roman" w:hAnsi="Times New Roman"/>
                  <w:spacing w:val="-21"/>
                  <w:sz w:val="20"/>
                  <w:highlight w:val="yellow"/>
                  <w:rPrChange w:id="49" w:author="SAMPATH NARAYANAN N" w:date="2023-07-21T11:57:00Z">
                    <w:rPr>
                      <w:spacing w:val="-21"/>
                      <w:highlight w:val="yellow"/>
                    </w:rPr>
                  </w:rPrChange>
                </w:rPr>
                <w:t xml:space="preserve"> </w:t>
              </w:r>
              <w:r w:rsidRPr="005058BF">
                <w:rPr>
                  <w:rFonts w:ascii="Times New Roman" w:hAnsi="Times New Roman"/>
                  <w:sz w:val="20"/>
                  <w:highlight w:val="yellow"/>
                  <w:rPrChange w:id="50" w:author="SAMPATH NARAYANAN N" w:date="2023-07-21T11:57:00Z">
                    <w:rPr>
                      <w:highlight w:val="yellow"/>
                    </w:rPr>
                  </w:rPrChange>
                </w:rPr>
                <w:t>other sequence to the</w:t>
              </w:r>
              <w:r w:rsidRPr="005058BF">
                <w:rPr>
                  <w:rFonts w:ascii="Times New Roman" w:hAnsi="Times New Roman"/>
                  <w:spacing w:val="19"/>
                  <w:sz w:val="20"/>
                  <w:highlight w:val="yellow"/>
                  <w:rPrChange w:id="51" w:author="SAMPATH NARAYANAN N" w:date="2023-07-21T11:57:00Z">
                    <w:rPr>
                      <w:spacing w:val="19"/>
                      <w:highlight w:val="yellow"/>
                    </w:rPr>
                  </w:rPrChange>
                </w:rPr>
                <w:t xml:space="preserve"> </w:t>
              </w:r>
              <w:r w:rsidRPr="005058BF">
                <w:rPr>
                  <w:rFonts w:ascii="Times New Roman" w:hAnsi="Times New Roman"/>
                  <w:sz w:val="20"/>
                  <w:highlight w:val="yellow"/>
                  <w:rPrChange w:id="52" w:author="SAMPATH NARAYANAN N" w:date="2023-07-21T11:57:00Z">
                    <w:rPr>
                      <w:highlight w:val="yellow"/>
                    </w:rPr>
                  </w:rPrChange>
                </w:rPr>
                <w:t>loss.</w:t>
              </w:r>
            </w:ins>
          </w:p>
          <w:p w:rsidR="005405A0" w:rsidRPr="005058BF" w:rsidRDefault="005405A0">
            <w:pPr>
              <w:pStyle w:val="ListParagraph"/>
              <w:tabs>
                <w:tab w:val="left" w:pos="1018"/>
              </w:tabs>
              <w:spacing w:before="128"/>
              <w:ind w:right="1080"/>
              <w:rPr>
                <w:ins w:id="53" w:author="SAMPATH NARAYANAN N" w:date="2023-07-21T11:57:00Z"/>
                <w:rFonts w:ascii="Times New Roman" w:hAnsi="Times New Roman"/>
                <w:highlight w:val="yellow"/>
              </w:rPr>
              <w:pPrChange w:id="54" w:author="SAMPATH NARAYANAN N" w:date="2023-07-21T12:22:00Z">
                <w:pPr>
                  <w:pStyle w:val="ListParagraph"/>
                  <w:numPr>
                    <w:numId w:val="22"/>
                  </w:numPr>
                  <w:tabs>
                    <w:tab w:val="left" w:pos="1018"/>
                  </w:tabs>
                  <w:spacing w:before="128"/>
                  <w:ind w:hanging="360"/>
                </w:pPr>
              </w:pPrChange>
            </w:pPr>
          </w:p>
          <w:p w:rsidR="005405A0" w:rsidRPr="005058BF" w:rsidRDefault="005405A0">
            <w:pPr>
              <w:pStyle w:val="TableParagraph"/>
              <w:spacing w:before="1" w:line="249" w:lineRule="auto"/>
              <w:ind w:left="354" w:right="70" w:hanging="90"/>
              <w:jc w:val="both"/>
              <w:rPr>
                <w:ins w:id="55" w:author="SAMPATH NARAYANAN N" w:date="2023-07-21T12:22:00Z"/>
                <w:rFonts w:ascii="Times New Roman" w:hAnsi="Times New Roman" w:cs="Times New Roman"/>
                <w:sz w:val="24"/>
                <w:szCs w:val="24"/>
                <w:highlight w:val="yellow"/>
              </w:rPr>
              <w:pPrChange w:id="56" w:author="SAMPATH NARAYANAN N" w:date="2023-07-21T12:20:00Z">
                <w:pPr>
                  <w:pStyle w:val="TableParagraph"/>
                  <w:spacing w:before="1" w:line="249" w:lineRule="auto"/>
                  <w:ind w:left="1017" w:right="269"/>
                  <w:jc w:val="both"/>
                </w:pPr>
              </w:pPrChange>
            </w:pPr>
            <w:ins w:id="57" w:author="SAMPATH NARAYANAN N" w:date="2023-07-21T11:57:00Z">
              <w:r w:rsidRPr="005058BF">
                <w:rPr>
                  <w:rFonts w:ascii="Times New Roman" w:hAnsi="Times New Roman" w:cs="Times New Roman"/>
                  <w:sz w:val="24"/>
                  <w:szCs w:val="24"/>
                  <w:highlight w:val="yellow"/>
                </w:rPr>
                <w:t xml:space="preserve">  </w:t>
              </w:r>
            </w:ins>
            <w:ins w:id="58" w:author="SAMPATH NARAYANAN N" w:date="2023-07-21T11:56:00Z">
              <w:r w:rsidRPr="005058BF">
                <w:rPr>
                  <w:rFonts w:ascii="Times New Roman" w:hAnsi="Times New Roman" w:cs="Times New Roman"/>
                  <w:sz w:val="20"/>
                  <w:szCs w:val="20"/>
                  <w:highlight w:val="yellow"/>
                </w:rPr>
                <w:t>For the purpose of this endorsement an act of terrorism means an act,</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including</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but</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not</w:t>
              </w:r>
              <w:r w:rsidRPr="005058BF">
                <w:rPr>
                  <w:rFonts w:ascii="Times New Roman" w:hAnsi="Times New Roman" w:cs="Times New Roman"/>
                  <w:spacing w:val="-7"/>
                  <w:sz w:val="20"/>
                  <w:szCs w:val="20"/>
                  <w:highlight w:val="yellow"/>
                </w:rPr>
                <w:t xml:space="preserve"> </w:t>
              </w:r>
              <w:r w:rsidRPr="005058BF">
                <w:rPr>
                  <w:rFonts w:ascii="Times New Roman" w:hAnsi="Times New Roman" w:cs="Times New Roman"/>
                  <w:sz w:val="20"/>
                  <w:szCs w:val="20"/>
                  <w:highlight w:val="yellow"/>
                </w:rPr>
                <w:t>limited</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to</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the</w:t>
              </w:r>
              <w:r w:rsidRPr="005058BF">
                <w:rPr>
                  <w:rFonts w:ascii="Times New Roman" w:hAnsi="Times New Roman" w:cs="Times New Roman"/>
                  <w:spacing w:val="-7"/>
                  <w:sz w:val="20"/>
                  <w:szCs w:val="20"/>
                  <w:highlight w:val="yellow"/>
                </w:rPr>
                <w:t xml:space="preserve"> </w:t>
              </w:r>
              <w:r w:rsidRPr="005058BF">
                <w:rPr>
                  <w:rFonts w:ascii="Times New Roman" w:hAnsi="Times New Roman" w:cs="Times New Roman"/>
                  <w:sz w:val="20"/>
                  <w:szCs w:val="20"/>
                  <w:highlight w:val="yellow"/>
                </w:rPr>
                <w:t>use</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of</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force</w:t>
              </w:r>
              <w:r w:rsidRPr="005058BF">
                <w:rPr>
                  <w:rFonts w:ascii="Times New Roman" w:hAnsi="Times New Roman" w:cs="Times New Roman"/>
                  <w:spacing w:val="-7"/>
                  <w:sz w:val="20"/>
                  <w:szCs w:val="20"/>
                  <w:highlight w:val="yellow"/>
                </w:rPr>
                <w:t xml:space="preserve"> </w:t>
              </w:r>
              <w:r w:rsidRPr="005058BF">
                <w:rPr>
                  <w:rFonts w:ascii="Times New Roman" w:hAnsi="Times New Roman" w:cs="Times New Roman"/>
                  <w:sz w:val="20"/>
                  <w:szCs w:val="20"/>
                  <w:highlight w:val="yellow"/>
                </w:rPr>
                <w:t>or</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violence</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and</w:t>
              </w:r>
              <w:r w:rsidRPr="005058BF">
                <w:rPr>
                  <w:rFonts w:ascii="Times New Roman" w:hAnsi="Times New Roman" w:cs="Times New Roman"/>
                  <w:spacing w:val="-7"/>
                  <w:sz w:val="20"/>
                  <w:szCs w:val="20"/>
                  <w:highlight w:val="yellow"/>
                </w:rPr>
                <w:t xml:space="preserve"> </w:t>
              </w:r>
              <w:r w:rsidRPr="005058BF">
                <w:rPr>
                  <w:rFonts w:ascii="Times New Roman" w:hAnsi="Times New Roman" w:cs="Times New Roman"/>
                  <w:sz w:val="20"/>
                  <w:szCs w:val="20"/>
                  <w:highlight w:val="yellow"/>
                </w:rPr>
                <w:t>/</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or the threat thereof, of any person or group(s) of persons whether acting</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alone</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or</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on</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behalf</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of</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or</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in</w:t>
              </w:r>
              <w:r w:rsidRPr="005058BF">
                <w:rPr>
                  <w:rFonts w:ascii="Times New Roman" w:hAnsi="Times New Roman" w:cs="Times New Roman"/>
                  <w:spacing w:val="-23"/>
                  <w:sz w:val="24"/>
                  <w:szCs w:val="24"/>
                  <w:highlight w:val="yellow"/>
                </w:rPr>
                <w:t xml:space="preserve"> </w:t>
              </w:r>
              <w:r w:rsidRPr="005058BF">
                <w:rPr>
                  <w:rFonts w:ascii="Times New Roman" w:hAnsi="Times New Roman" w:cs="Times New Roman"/>
                  <w:sz w:val="20"/>
                  <w:szCs w:val="20"/>
                  <w:highlight w:val="yellow"/>
                </w:rPr>
                <w:t>connection</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with</w:t>
              </w:r>
              <w:r w:rsidRPr="005058BF">
                <w:rPr>
                  <w:rFonts w:ascii="Times New Roman" w:hAnsi="Times New Roman" w:cs="Times New Roman"/>
                  <w:spacing w:val="-22"/>
                  <w:sz w:val="20"/>
                  <w:szCs w:val="20"/>
                  <w:highlight w:val="yellow"/>
                </w:rPr>
                <w:t xml:space="preserve"> </w:t>
              </w:r>
              <w:r w:rsidRPr="005058BF">
                <w:rPr>
                  <w:rFonts w:ascii="Times New Roman" w:hAnsi="Times New Roman" w:cs="Times New Roman"/>
                  <w:sz w:val="20"/>
                  <w:szCs w:val="20"/>
                  <w:highlight w:val="yellow"/>
                </w:rPr>
                <w:t>any</w:t>
              </w:r>
              <w:r w:rsidRPr="005058BF">
                <w:rPr>
                  <w:rFonts w:ascii="Times New Roman" w:hAnsi="Times New Roman" w:cs="Times New Roman"/>
                  <w:spacing w:val="-23"/>
                  <w:sz w:val="20"/>
                  <w:szCs w:val="20"/>
                  <w:highlight w:val="yellow"/>
                </w:rPr>
                <w:t xml:space="preserve"> </w:t>
              </w:r>
              <w:r w:rsidRPr="005058BF">
                <w:rPr>
                  <w:rFonts w:ascii="Times New Roman" w:hAnsi="Times New Roman" w:cs="Times New Roman"/>
                  <w:sz w:val="20"/>
                  <w:szCs w:val="20"/>
                  <w:highlight w:val="yellow"/>
                </w:rPr>
                <w:t>organisation(s) or government(s), committed for political, religious, ideological or similar</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purpose</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including</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the</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intention</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to</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influence</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t>any</w:t>
              </w:r>
              <w:r w:rsidRPr="005058BF">
                <w:rPr>
                  <w:rFonts w:ascii="Times New Roman" w:hAnsi="Times New Roman" w:cs="Times New Roman"/>
                  <w:spacing w:val="-20"/>
                  <w:sz w:val="20"/>
                  <w:szCs w:val="20"/>
                  <w:highlight w:val="yellow"/>
                </w:rPr>
                <w:t xml:space="preserve"> </w:t>
              </w:r>
              <w:r w:rsidRPr="005058BF">
                <w:rPr>
                  <w:rFonts w:ascii="Times New Roman" w:hAnsi="Times New Roman" w:cs="Times New Roman"/>
                  <w:sz w:val="20"/>
                  <w:szCs w:val="20"/>
                  <w:highlight w:val="yellow"/>
                </w:rPr>
                <w:lastRenderedPageBreak/>
                <w:t>government and/or to put the public, or any section of the public in</w:t>
              </w:r>
              <w:r w:rsidRPr="005058BF">
                <w:rPr>
                  <w:rFonts w:ascii="Times New Roman" w:hAnsi="Times New Roman" w:cs="Times New Roman"/>
                  <w:spacing w:val="9"/>
                  <w:sz w:val="20"/>
                  <w:szCs w:val="20"/>
                  <w:highlight w:val="yellow"/>
                </w:rPr>
                <w:t xml:space="preserve"> </w:t>
              </w:r>
              <w:r w:rsidRPr="005058BF">
                <w:rPr>
                  <w:rFonts w:ascii="Times New Roman" w:hAnsi="Times New Roman" w:cs="Times New Roman"/>
                  <w:sz w:val="20"/>
                  <w:szCs w:val="20"/>
                  <w:highlight w:val="yellow"/>
                </w:rPr>
                <w:t>fear</w:t>
              </w:r>
              <w:r w:rsidRPr="005058BF">
                <w:rPr>
                  <w:rFonts w:ascii="Times New Roman" w:hAnsi="Times New Roman" w:cs="Times New Roman"/>
                  <w:sz w:val="24"/>
                  <w:szCs w:val="24"/>
                  <w:highlight w:val="yellow"/>
                </w:rPr>
                <w:t>.</w:t>
              </w:r>
            </w:ins>
          </w:p>
          <w:p w:rsidR="005405A0" w:rsidRPr="005058BF" w:rsidRDefault="005405A0">
            <w:pPr>
              <w:pStyle w:val="TableParagraph"/>
              <w:spacing w:before="1" w:line="249" w:lineRule="auto"/>
              <w:ind w:left="720" w:right="1170" w:hanging="90"/>
              <w:jc w:val="both"/>
              <w:rPr>
                <w:ins w:id="59" w:author="SAMPATH NARAYANAN N" w:date="2023-07-21T11:56:00Z"/>
                <w:rFonts w:ascii="Times New Roman" w:hAnsi="Times New Roman" w:cs="Times New Roman"/>
                <w:sz w:val="24"/>
                <w:szCs w:val="24"/>
                <w:highlight w:val="yellow"/>
              </w:rPr>
              <w:pPrChange w:id="60" w:author="SAMPATH NARAYANAN N" w:date="2023-07-21T12:20:00Z">
                <w:pPr>
                  <w:pStyle w:val="TableParagraph"/>
                  <w:spacing w:before="1" w:line="249" w:lineRule="auto"/>
                  <w:ind w:left="1017" w:right="269"/>
                  <w:jc w:val="both"/>
                </w:pPr>
              </w:pPrChange>
            </w:pPr>
          </w:p>
          <w:p w:rsidR="005405A0" w:rsidRPr="005058BF" w:rsidRDefault="005405A0">
            <w:pPr>
              <w:pStyle w:val="TableParagraph"/>
              <w:spacing w:line="249" w:lineRule="auto"/>
              <w:ind w:left="354" w:right="70"/>
              <w:jc w:val="both"/>
              <w:rPr>
                <w:ins w:id="61" w:author="SAMPATH NARAYANAN N" w:date="2023-07-21T12:22:00Z"/>
                <w:rFonts w:ascii="Times New Roman" w:hAnsi="Times New Roman" w:cs="Times New Roman"/>
                <w:sz w:val="20"/>
                <w:szCs w:val="20"/>
                <w:highlight w:val="yellow"/>
              </w:rPr>
              <w:pPrChange w:id="62" w:author="SAMPATH NARAYANAN N" w:date="2023-07-21T12:21:00Z">
                <w:pPr>
                  <w:pStyle w:val="TableParagraph"/>
                  <w:spacing w:line="249" w:lineRule="auto"/>
                  <w:ind w:left="1017" w:right="270"/>
                  <w:jc w:val="both"/>
                </w:pPr>
              </w:pPrChange>
            </w:pPr>
            <w:ins w:id="63" w:author="SAMPATH NARAYANAN N" w:date="2023-07-21T11:56:00Z">
              <w:r w:rsidRPr="005058BF">
                <w:rPr>
                  <w:rFonts w:ascii="Times New Roman" w:hAnsi="Times New Roman" w:cs="Times New Roman"/>
                  <w:sz w:val="20"/>
                  <w:szCs w:val="20"/>
                  <w:highlight w:val="yellow"/>
                </w:rPr>
                <w:t>The policy also excludes loss, damage, cost or expenses of whatsoever nature directly or indirectly caused by, resulting from or in connection with any action taken in controlling, preventing, suppressing</w:t>
              </w:r>
              <w:r w:rsidRPr="005058BF">
                <w:rPr>
                  <w:rFonts w:ascii="Times New Roman" w:hAnsi="Times New Roman" w:cs="Times New Roman"/>
                  <w:spacing w:val="-9"/>
                  <w:sz w:val="20"/>
                  <w:szCs w:val="20"/>
                  <w:highlight w:val="yellow"/>
                </w:rPr>
                <w:t xml:space="preserve"> </w:t>
              </w:r>
              <w:r w:rsidRPr="005058BF">
                <w:rPr>
                  <w:rFonts w:ascii="Times New Roman" w:hAnsi="Times New Roman" w:cs="Times New Roman"/>
                  <w:sz w:val="20"/>
                  <w:szCs w:val="20"/>
                  <w:highlight w:val="yellow"/>
                </w:rPr>
                <w:t>or</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in</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any</w:t>
              </w:r>
              <w:r w:rsidRPr="005058BF">
                <w:rPr>
                  <w:rFonts w:ascii="Times New Roman" w:hAnsi="Times New Roman" w:cs="Times New Roman"/>
                  <w:spacing w:val="-9"/>
                  <w:sz w:val="20"/>
                  <w:szCs w:val="20"/>
                  <w:highlight w:val="yellow"/>
                </w:rPr>
                <w:t xml:space="preserve"> </w:t>
              </w:r>
              <w:r w:rsidRPr="005058BF">
                <w:rPr>
                  <w:rFonts w:ascii="Times New Roman" w:hAnsi="Times New Roman" w:cs="Times New Roman"/>
                  <w:sz w:val="20"/>
                  <w:szCs w:val="20"/>
                  <w:highlight w:val="yellow"/>
                </w:rPr>
                <w:t>way</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relating</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to</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action</w:t>
              </w:r>
              <w:r w:rsidRPr="005058BF">
                <w:rPr>
                  <w:rFonts w:ascii="Times New Roman" w:hAnsi="Times New Roman" w:cs="Times New Roman"/>
                  <w:spacing w:val="-9"/>
                  <w:sz w:val="20"/>
                  <w:szCs w:val="20"/>
                  <w:highlight w:val="yellow"/>
                </w:rPr>
                <w:t xml:space="preserve"> </w:t>
              </w:r>
              <w:r w:rsidRPr="005058BF">
                <w:rPr>
                  <w:rFonts w:ascii="Times New Roman" w:hAnsi="Times New Roman" w:cs="Times New Roman"/>
                  <w:sz w:val="20"/>
                  <w:szCs w:val="20"/>
                  <w:highlight w:val="yellow"/>
                </w:rPr>
                <w:t>taken</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in</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respect</w:t>
              </w:r>
              <w:r w:rsidRPr="005058BF">
                <w:rPr>
                  <w:rFonts w:ascii="Times New Roman" w:hAnsi="Times New Roman" w:cs="Times New Roman"/>
                  <w:spacing w:val="-8"/>
                  <w:sz w:val="20"/>
                  <w:szCs w:val="20"/>
                  <w:highlight w:val="yellow"/>
                </w:rPr>
                <w:t xml:space="preserve"> </w:t>
              </w:r>
              <w:r w:rsidRPr="005058BF">
                <w:rPr>
                  <w:rFonts w:ascii="Times New Roman" w:hAnsi="Times New Roman" w:cs="Times New Roman"/>
                  <w:sz w:val="20"/>
                  <w:szCs w:val="20"/>
                  <w:highlight w:val="yellow"/>
                </w:rPr>
                <w:t>of</w:t>
              </w:r>
              <w:r w:rsidRPr="005058BF">
                <w:rPr>
                  <w:rFonts w:ascii="Times New Roman" w:hAnsi="Times New Roman" w:cs="Times New Roman"/>
                  <w:spacing w:val="-9"/>
                  <w:sz w:val="20"/>
                  <w:szCs w:val="20"/>
                  <w:highlight w:val="yellow"/>
                </w:rPr>
                <w:t xml:space="preserve"> </w:t>
              </w:r>
              <w:r w:rsidRPr="005058BF">
                <w:rPr>
                  <w:rFonts w:ascii="Times New Roman" w:hAnsi="Times New Roman" w:cs="Times New Roman"/>
                  <w:spacing w:val="-2"/>
                  <w:sz w:val="20"/>
                  <w:szCs w:val="20"/>
                  <w:highlight w:val="yellow"/>
                </w:rPr>
                <w:t xml:space="preserve">any </w:t>
              </w:r>
              <w:r w:rsidRPr="005058BF">
                <w:rPr>
                  <w:rFonts w:ascii="Times New Roman" w:hAnsi="Times New Roman" w:cs="Times New Roman"/>
                  <w:sz w:val="20"/>
                  <w:szCs w:val="20"/>
                  <w:highlight w:val="yellow"/>
                </w:rPr>
                <w:t>act of</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terrorism.</w:t>
              </w:r>
            </w:ins>
          </w:p>
          <w:p w:rsidR="005405A0" w:rsidRPr="005058BF" w:rsidRDefault="005405A0">
            <w:pPr>
              <w:pStyle w:val="TableParagraph"/>
              <w:spacing w:line="249" w:lineRule="auto"/>
              <w:ind w:left="720" w:right="1170"/>
              <w:jc w:val="both"/>
              <w:rPr>
                <w:ins w:id="64" w:author="SAMPATH NARAYANAN N" w:date="2023-07-21T11:56:00Z"/>
                <w:rFonts w:ascii="Times New Roman" w:hAnsi="Times New Roman" w:cs="Times New Roman"/>
                <w:sz w:val="24"/>
                <w:szCs w:val="24"/>
                <w:highlight w:val="yellow"/>
              </w:rPr>
              <w:pPrChange w:id="65" w:author="SAMPATH NARAYANAN N" w:date="2023-07-21T12:21:00Z">
                <w:pPr>
                  <w:pStyle w:val="TableParagraph"/>
                  <w:spacing w:line="249" w:lineRule="auto"/>
                  <w:ind w:left="1017" w:right="270"/>
                  <w:jc w:val="both"/>
                </w:pPr>
              </w:pPrChange>
            </w:pPr>
          </w:p>
          <w:p w:rsidR="005405A0" w:rsidRPr="005058BF" w:rsidRDefault="005405A0">
            <w:pPr>
              <w:pStyle w:val="TableParagraph"/>
              <w:tabs>
                <w:tab w:val="left" w:pos="9270"/>
              </w:tabs>
              <w:spacing w:line="249" w:lineRule="auto"/>
              <w:ind w:left="354" w:right="70"/>
              <w:jc w:val="both"/>
              <w:rPr>
                <w:ins w:id="66" w:author="SAMPATH NARAYANAN N" w:date="2023-07-21T12:22:00Z"/>
                <w:rFonts w:ascii="Times New Roman" w:hAnsi="Times New Roman" w:cs="Times New Roman"/>
                <w:sz w:val="20"/>
                <w:szCs w:val="20"/>
                <w:highlight w:val="yellow"/>
              </w:rPr>
              <w:pPrChange w:id="67" w:author="SAMPATH NARAYANAN N" w:date="2023-07-21T12:21:00Z">
                <w:pPr>
                  <w:pStyle w:val="TableParagraph"/>
                  <w:spacing w:line="249" w:lineRule="auto"/>
                  <w:ind w:left="1017" w:right="270"/>
                  <w:jc w:val="both"/>
                </w:pPr>
              </w:pPrChange>
            </w:pPr>
            <w:ins w:id="68" w:author="SAMPATH NARAYANAN N" w:date="2023-07-21T11:56:00Z">
              <w:r w:rsidRPr="005058BF">
                <w:rPr>
                  <w:rFonts w:ascii="Times New Roman" w:hAnsi="Times New Roman" w:cs="Times New Roman"/>
                  <w:sz w:val="20"/>
                  <w:szCs w:val="20"/>
                  <w:highlight w:val="yellow"/>
                </w:rPr>
                <w:t>If the Company alleges that by reason of this exclusion, any loss, damage, cost or expenses is not covered by this insurance the burden of proving the contrary shall be upon the insured.</w:t>
              </w:r>
            </w:ins>
          </w:p>
          <w:p w:rsidR="005405A0" w:rsidRPr="005058BF" w:rsidRDefault="005405A0">
            <w:pPr>
              <w:pStyle w:val="TableParagraph"/>
              <w:tabs>
                <w:tab w:val="left" w:pos="9270"/>
              </w:tabs>
              <w:spacing w:line="249" w:lineRule="auto"/>
              <w:ind w:left="720" w:right="1170"/>
              <w:jc w:val="both"/>
              <w:rPr>
                <w:ins w:id="69" w:author="SAMPATH NARAYANAN N" w:date="2023-07-21T11:56:00Z"/>
                <w:rFonts w:ascii="Times New Roman" w:hAnsi="Times New Roman" w:cs="Times New Roman"/>
                <w:sz w:val="20"/>
                <w:szCs w:val="20"/>
                <w:highlight w:val="yellow"/>
              </w:rPr>
              <w:pPrChange w:id="70" w:author="SAMPATH NARAYANAN N" w:date="2023-07-21T12:21:00Z">
                <w:pPr>
                  <w:pStyle w:val="TableParagraph"/>
                  <w:spacing w:line="249" w:lineRule="auto"/>
                  <w:ind w:left="1017" w:right="270"/>
                  <w:jc w:val="both"/>
                </w:pPr>
              </w:pPrChange>
            </w:pPr>
          </w:p>
          <w:p w:rsidR="005405A0" w:rsidRPr="005058BF" w:rsidRDefault="005405A0">
            <w:pPr>
              <w:pStyle w:val="TableParagraph"/>
              <w:tabs>
                <w:tab w:val="left" w:pos="9270"/>
              </w:tabs>
              <w:spacing w:line="249" w:lineRule="auto"/>
              <w:ind w:left="354" w:right="70"/>
              <w:jc w:val="both"/>
              <w:rPr>
                <w:rFonts w:ascii="Times New Roman" w:hAnsi="Times New Roman" w:cs="Times New Roman"/>
                <w:sz w:val="20"/>
                <w:szCs w:val="20"/>
                <w:highlight w:val="yellow"/>
              </w:rPr>
              <w:pPrChange w:id="71" w:author="SAMPATH NARAYANAN N" w:date="2023-07-21T12:21:00Z">
                <w:pPr>
                  <w:pStyle w:val="TableParagraph"/>
                  <w:spacing w:line="249" w:lineRule="auto"/>
                  <w:ind w:left="1017" w:right="270"/>
                  <w:jc w:val="both"/>
                </w:pPr>
              </w:pPrChange>
            </w:pPr>
            <w:ins w:id="72" w:author="SAMPATH NARAYANAN N" w:date="2023-07-21T11:56:00Z">
              <w:r w:rsidRPr="005058BF">
                <w:rPr>
                  <w:rFonts w:ascii="Times New Roman" w:hAnsi="Times New Roman" w:cs="Times New Roman"/>
                  <w:sz w:val="20"/>
                  <w:szCs w:val="20"/>
                  <w:highlight w:val="yellow"/>
                </w:rPr>
                <w:t>In the event any portion of this endorsement is found to be invalid or</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unenforceable,</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the</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remainder</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shall</w:t>
              </w:r>
              <w:r w:rsidRPr="005058BF">
                <w:rPr>
                  <w:rFonts w:ascii="Times New Roman" w:hAnsi="Times New Roman" w:cs="Times New Roman"/>
                  <w:spacing w:val="-16"/>
                  <w:sz w:val="20"/>
                  <w:szCs w:val="20"/>
                  <w:highlight w:val="yellow"/>
                </w:rPr>
                <w:t xml:space="preserve"> </w:t>
              </w:r>
              <w:r w:rsidRPr="005058BF">
                <w:rPr>
                  <w:rFonts w:ascii="Times New Roman" w:hAnsi="Times New Roman" w:cs="Times New Roman"/>
                  <w:sz w:val="20"/>
                  <w:szCs w:val="20"/>
                  <w:highlight w:val="yellow"/>
                </w:rPr>
                <w:t>remain</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in</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full</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force</w:t>
              </w:r>
              <w:r w:rsidRPr="005058BF">
                <w:rPr>
                  <w:rFonts w:ascii="Times New Roman" w:hAnsi="Times New Roman" w:cs="Times New Roman"/>
                  <w:spacing w:val="-16"/>
                  <w:sz w:val="20"/>
                  <w:szCs w:val="20"/>
                  <w:highlight w:val="yellow"/>
                </w:rPr>
                <w:t xml:space="preserve"> </w:t>
              </w:r>
              <w:r w:rsidRPr="005058BF">
                <w:rPr>
                  <w:rFonts w:ascii="Times New Roman" w:hAnsi="Times New Roman" w:cs="Times New Roman"/>
                  <w:sz w:val="20"/>
                  <w:szCs w:val="20"/>
                  <w:highlight w:val="yellow"/>
                </w:rPr>
                <w:t>and</w:t>
              </w:r>
              <w:r w:rsidRPr="005058BF">
                <w:rPr>
                  <w:rFonts w:ascii="Times New Roman" w:hAnsi="Times New Roman" w:cs="Times New Roman"/>
                  <w:spacing w:val="-17"/>
                  <w:sz w:val="20"/>
                  <w:szCs w:val="20"/>
                  <w:highlight w:val="yellow"/>
                </w:rPr>
                <w:t xml:space="preserve"> </w:t>
              </w:r>
              <w:r w:rsidRPr="005058BF">
                <w:rPr>
                  <w:rFonts w:ascii="Times New Roman" w:hAnsi="Times New Roman" w:cs="Times New Roman"/>
                  <w:sz w:val="20"/>
                  <w:szCs w:val="20"/>
                  <w:highlight w:val="yellow"/>
                </w:rPr>
                <w:t>effect</w:t>
              </w:r>
            </w:ins>
            <w:r w:rsidRPr="005058BF">
              <w:rPr>
                <w:rFonts w:ascii="Times New Roman" w:hAnsi="Times New Roman" w:cs="Times New Roman"/>
                <w:sz w:val="20"/>
                <w:szCs w:val="20"/>
                <w:highlight w:val="yellow"/>
              </w:rPr>
              <w:t>.</w:t>
            </w:r>
            <w:ins w:id="73" w:author="SAMPATH NARAYANAN N" w:date="2023-07-21T11:56:00Z">
              <w:r w:rsidRPr="005058BF">
                <w:rPr>
                  <w:rFonts w:ascii="Times New Roman" w:hAnsi="Times New Roman" w:cs="Times New Roman"/>
                  <w:sz w:val="20"/>
                  <w:szCs w:val="20"/>
                  <w:highlight w:val="yellow"/>
                </w:rPr>
                <w:t>.</w:t>
              </w:r>
            </w:ins>
            <w:r w:rsidRPr="005058BF">
              <w:rPr>
                <w:rFonts w:ascii="Times New Roman" w:hAnsi="Times New Roman" w:cs="Times New Roman"/>
                <w:sz w:val="20"/>
                <w:szCs w:val="20"/>
                <w:highlight w:val="yellow"/>
              </w:rPr>
              <w:t xml:space="preserve">* </w:t>
            </w:r>
          </w:p>
          <w:p w:rsidR="005405A0" w:rsidRPr="005058BF" w:rsidRDefault="005405A0" w:rsidP="005405A0">
            <w:pPr>
              <w:pStyle w:val="TableParagraph"/>
              <w:tabs>
                <w:tab w:val="left" w:pos="9270"/>
              </w:tabs>
              <w:spacing w:line="249" w:lineRule="auto"/>
              <w:ind w:left="720" w:right="1080"/>
              <w:jc w:val="both"/>
              <w:rPr>
                <w:rFonts w:ascii="Times New Roman" w:hAnsi="Times New Roman" w:cs="Times New Roman"/>
                <w:sz w:val="20"/>
                <w:szCs w:val="20"/>
                <w:highlight w:val="yellow"/>
              </w:rPr>
            </w:pPr>
          </w:p>
          <w:p w:rsidR="005405A0" w:rsidRPr="005405A0" w:rsidRDefault="005405A0" w:rsidP="00335969">
            <w:pPr>
              <w:pStyle w:val="TableParagraph"/>
              <w:tabs>
                <w:tab w:val="left" w:pos="9270"/>
              </w:tabs>
              <w:spacing w:line="249" w:lineRule="auto"/>
              <w:ind w:left="354" w:right="70"/>
              <w:jc w:val="both"/>
              <w:rPr>
                <w:ins w:id="74" w:author="SAMPATH NARAYANAN N" w:date="2023-07-21T11:56:00Z"/>
                <w:rFonts w:ascii="Times New Roman" w:hAnsi="Times New Roman" w:cs="Times New Roman"/>
                <w:sz w:val="20"/>
                <w:szCs w:val="20"/>
              </w:rPr>
            </w:pPr>
            <w:r w:rsidRPr="005058BF">
              <w:rPr>
                <w:rFonts w:ascii="Times New Roman" w:hAnsi="Times New Roman" w:cs="Times New Roman"/>
                <w:sz w:val="20"/>
                <w:szCs w:val="20"/>
                <w:highlight w:val="yellow"/>
              </w:rPr>
              <w:t>*Exclusion 12 will be applicable in case Act of Terrorism is opted out.</w:t>
            </w:r>
          </w:p>
          <w:p w:rsidR="005405A0" w:rsidRPr="00884E28" w:rsidRDefault="005405A0" w:rsidP="005405A0">
            <w:pPr>
              <w:pStyle w:val="NoSpacing"/>
              <w:ind w:left="360"/>
              <w:rPr>
                <w:rFonts w:ascii="Times New Roman" w:hAnsi="Times New Roman"/>
                <w:sz w:val="20"/>
              </w:rPr>
            </w:pPr>
          </w:p>
        </w:tc>
        <w:tc>
          <w:tcPr>
            <w:tcW w:w="1288" w:type="dxa"/>
          </w:tcPr>
          <w:p w:rsidR="00356780" w:rsidRPr="00887D3D" w:rsidRDefault="001D7324" w:rsidP="005C4CB4">
            <w:pPr>
              <w:pStyle w:val="NoSpacing"/>
              <w:jc w:val="center"/>
              <w:rPr>
                <w:rFonts w:ascii="Times New Roman" w:hAnsi="Times New Roman"/>
                <w:sz w:val="20"/>
                <w:szCs w:val="20"/>
              </w:rPr>
            </w:pPr>
            <w:r>
              <w:rPr>
                <w:rFonts w:ascii="Times New Roman" w:hAnsi="Times New Roman"/>
                <w:sz w:val="20"/>
                <w:szCs w:val="20"/>
              </w:rPr>
              <w:lastRenderedPageBreak/>
              <w:t>Clause F</w:t>
            </w:r>
          </w:p>
        </w:tc>
      </w:tr>
      <w:tr w:rsidR="00884E28" w:rsidRPr="00887D3D" w:rsidTr="00D534E5">
        <w:tc>
          <w:tcPr>
            <w:tcW w:w="688" w:type="dxa"/>
          </w:tcPr>
          <w:p w:rsidR="00884E28" w:rsidRDefault="00A306B8" w:rsidP="003C7136">
            <w:pPr>
              <w:pStyle w:val="NoSpacing"/>
              <w:rPr>
                <w:rFonts w:ascii="Times New Roman" w:hAnsi="Times New Roman"/>
                <w:sz w:val="20"/>
                <w:szCs w:val="20"/>
              </w:rPr>
            </w:pPr>
            <w:r>
              <w:rPr>
                <w:rFonts w:ascii="Times New Roman" w:hAnsi="Times New Roman"/>
                <w:sz w:val="20"/>
                <w:szCs w:val="20"/>
              </w:rPr>
              <w:t>10</w:t>
            </w:r>
          </w:p>
        </w:tc>
        <w:tc>
          <w:tcPr>
            <w:tcW w:w="1815" w:type="dxa"/>
          </w:tcPr>
          <w:p w:rsidR="00884E28" w:rsidRP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Special</w:t>
            </w:r>
          </w:p>
          <w:p w:rsidR="00884E28" w:rsidRP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Conditions and</w:t>
            </w:r>
          </w:p>
          <w:p w:rsidR="00884E28" w:rsidRP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Warranties (if</w:t>
            </w:r>
          </w:p>
          <w:p w:rsid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any)</w:t>
            </w: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Default="00213C7B" w:rsidP="00884E28">
            <w:pPr>
              <w:pStyle w:val="NoSpacing"/>
              <w:rPr>
                <w:rFonts w:ascii="Times New Roman" w:hAnsi="Times New Roman"/>
                <w:b/>
                <w:bCs/>
                <w:sz w:val="20"/>
                <w:szCs w:val="20"/>
              </w:rPr>
            </w:pPr>
          </w:p>
          <w:p w:rsidR="00213C7B" w:rsidRPr="00356780" w:rsidRDefault="00213C7B" w:rsidP="00884E28">
            <w:pPr>
              <w:pStyle w:val="NoSpacing"/>
              <w:rPr>
                <w:rFonts w:ascii="Times New Roman" w:hAnsi="Times New Roman"/>
                <w:b/>
                <w:bCs/>
                <w:sz w:val="20"/>
                <w:szCs w:val="20"/>
              </w:rPr>
            </w:pPr>
          </w:p>
        </w:tc>
        <w:tc>
          <w:tcPr>
            <w:tcW w:w="6852" w:type="dxa"/>
          </w:tcPr>
          <w:p w:rsidR="00884E28" w:rsidRPr="00884E28" w:rsidRDefault="00884E28" w:rsidP="00884E28">
            <w:pPr>
              <w:pStyle w:val="NoSpacing"/>
              <w:rPr>
                <w:rFonts w:ascii="Times New Roman" w:hAnsi="Times New Roman"/>
                <w:sz w:val="20"/>
              </w:rPr>
            </w:pPr>
            <w:r w:rsidRPr="00884E28">
              <w:rPr>
                <w:rFonts w:ascii="Times New Roman" w:hAnsi="Times New Roman"/>
                <w:sz w:val="20"/>
              </w:rPr>
              <w:t>Special conditions and warranties will be as mentioned in the policy schedule.</w:t>
            </w:r>
          </w:p>
        </w:tc>
        <w:tc>
          <w:tcPr>
            <w:tcW w:w="1288" w:type="dxa"/>
          </w:tcPr>
          <w:p w:rsidR="00884E28" w:rsidRPr="00887D3D" w:rsidRDefault="00A306B8" w:rsidP="005C4CB4">
            <w:pPr>
              <w:pStyle w:val="NoSpacing"/>
              <w:jc w:val="center"/>
              <w:rPr>
                <w:rFonts w:ascii="Times New Roman" w:hAnsi="Times New Roman"/>
                <w:sz w:val="20"/>
                <w:szCs w:val="20"/>
              </w:rPr>
            </w:pPr>
            <w:r>
              <w:rPr>
                <w:rFonts w:ascii="Times New Roman" w:hAnsi="Times New Roman"/>
                <w:sz w:val="20"/>
                <w:szCs w:val="20"/>
              </w:rPr>
              <w:t>Clause G</w:t>
            </w:r>
          </w:p>
        </w:tc>
      </w:tr>
      <w:tr w:rsidR="00884E28" w:rsidRPr="00887D3D" w:rsidTr="00D534E5">
        <w:tc>
          <w:tcPr>
            <w:tcW w:w="688" w:type="dxa"/>
          </w:tcPr>
          <w:p w:rsidR="00884E28" w:rsidRDefault="00A306B8" w:rsidP="003C7136">
            <w:pPr>
              <w:pStyle w:val="NoSpacing"/>
              <w:rPr>
                <w:rFonts w:ascii="Times New Roman" w:hAnsi="Times New Roman"/>
                <w:sz w:val="20"/>
                <w:szCs w:val="20"/>
              </w:rPr>
            </w:pPr>
            <w:r>
              <w:rPr>
                <w:rFonts w:ascii="Times New Roman" w:hAnsi="Times New Roman"/>
                <w:sz w:val="20"/>
                <w:szCs w:val="20"/>
              </w:rPr>
              <w:t>11</w:t>
            </w:r>
          </w:p>
        </w:tc>
        <w:tc>
          <w:tcPr>
            <w:tcW w:w="1815" w:type="dxa"/>
          </w:tcPr>
          <w:p w:rsidR="00884E28" w:rsidRP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Admissibility of</w:t>
            </w:r>
          </w:p>
          <w:p w:rsidR="00884E28" w:rsidRPr="00884E28" w:rsidRDefault="00884E28" w:rsidP="00884E28">
            <w:pPr>
              <w:pStyle w:val="NoSpacing"/>
              <w:rPr>
                <w:rFonts w:ascii="Times New Roman" w:hAnsi="Times New Roman"/>
                <w:b/>
                <w:bCs/>
                <w:sz w:val="20"/>
                <w:szCs w:val="20"/>
              </w:rPr>
            </w:pPr>
            <w:r w:rsidRPr="00884E28">
              <w:rPr>
                <w:rFonts w:ascii="Times New Roman" w:hAnsi="Times New Roman"/>
                <w:b/>
                <w:bCs/>
                <w:sz w:val="20"/>
                <w:szCs w:val="20"/>
              </w:rPr>
              <w:t>Claim</w:t>
            </w:r>
          </w:p>
        </w:tc>
        <w:tc>
          <w:tcPr>
            <w:tcW w:w="6852" w:type="dxa"/>
          </w:tcPr>
          <w:p w:rsidR="00884E28" w:rsidRPr="00D534E5" w:rsidRDefault="00884E28" w:rsidP="00D534E5">
            <w:pPr>
              <w:pStyle w:val="NoSpacing"/>
              <w:jc w:val="both"/>
              <w:rPr>
                <w:rFonts w:ascii="Times New Roman" w:hAnsi="Times New Roman"/>
                <w:b/>
                <w:sz w:val="20"/>
                <w:szCs w:val="20"/>
                <w:u w:val="single"/>
              </w:rPr>
            </w:pPr>
            <w:r w:rsidRPr="00D534E5">
              <w:rPr>
                <w:rFonts w:ascii="Times New Roman" w:hAnsi="Times New Roman"/>
                <w:b/>
                <w:sz w:val="20"/>
                <w:szCs w:val="20"/>
                <w:u w:val="single"/>
              </w:rPr>
              <w:t>Admissibility of Claim</w:t>
            </w:r>
          </w:p>
          <w:p w:rsidR="00D534E5" w:rsidRPr="00D534E5" w:rsidRDefault="00D534E5" w:rsidP="00D534E5">
            <w:pPr>
              <w:pStyle w:val="NoSpacing"/>
              <w:jc w:val="both"/>
              <w:rPr>
                <w:rFonts w:ascii="Times New Roman" w:hAnsi="Times New Roman"/>
                <w:b/>
                <w:sz w:val="20"/>
                <w:szCs w:val="20"/>
                <w:u w:val="single"/>
              </w:rPr>
            </w:pPr>
          </w:p>
          <w:p w:rsidR="00884E28" w:rsidRPr="00D534E5" w:rsidRDefault="00884E28" w:rsidP="00D534E5">
            <w:pPr>
              <w:pStyle w:val="NoSpacing"/>
              <w:jc w:val="both"/>
              <w:rPr>
                <w:rFonts w:ascii="Times New Roman" w:hAnsi="Times New Roman"/>
                <w:sz w:val="20"/>
                <w:szCs w:val="20"/>
              </w:rPr>
            </w:pPr>
            <w:r w:rsidRPr="00D534E5">
              <w:rPr>
                <w:rFonts w:ascii="Times New Roman" w:hAnsi="Times New Roman"/>
                <w:sz w:val="20"/>
                <w:szCs w:val="20"/>
              </w:rPr>
              <w:t>The claim will be admissible if insurance cover for physical loss or damage, or destruction caused to Insured Property by the covered unforeseen events occurring during the Policy Period.</w:t>
            </w:r>
          </w:p>
          <w:p w:rsidR="00D534E5" w:rsidRPr="00D534E5" w:rsidRDefault="00D534E5" w:rsidP="00D534E5">
            <w:pPr>
              <w:pStyle w:val="NoSpacing"/>
              <w:jc w:val="both"/>
              <w:rPr>
                <w:rFonts w:ascii="Times New Roman" w:hAnsi="Times New Roman"/>
                <w:sz w:val="20"/>
                <w:szCs w:val="20"/>
                <w:u w:val="single"/>
              </w:rPr>
            </w:pPr>
          </w:p>
          <w:p w:rsidR="00D534E5" w:rsidRPr="00F70C65" w:rsidRDefault="00D534E5" w:rsidP="00D534E5">
            <w:pPr>
              <w:tabs>
                <w:tab w:val="left" w:pos="1676"/>
                <w:tab w:val="left" w:pos="1677"/>
                <w:tab w:val="left" w:pos="1877"/>
                <w:tab w:val="left" w:pos="1878"/>
              </w:tabs>
              <w:spacing w:before="103"/>
              <w:jc w:val="both"/>
              <w:rPr>
                <w:rFonts w:ascii="Times New Roman" w:hAnsi="Times New Roman"/>
                <w:b/>
                <w:bCs/>
                <w:sz w:val="20"/>
                <w:szCs w:val="20"/>
                <w:u w:val="single"/>
              </w:rPr>
            </w:pPr>
            <w:r w:rsidRPr="00F70C65">
              <w:rPr>
                <w:rFonts w:ascii="Times New Roman" w:hAnsi="Times New Roman"/>
                <w:b/>
                <w:bCs/>
                <w:sz w:val="20"/>
                <w:szCs w:val="20"/>
                <w:u w:val="single"/>
              </w:rPr>
              <w:t xml:space="preserve">Sample Calculation (Building and content) </w:t>
            </w:r>
          </w:p>
          <w:p w:rsidR="00D534E5" w:rsidRPr="00F70C65" w:rsidRDefault="00D534E5" w:rsidP="00D534E5">
            <w:pPr>
              <w:tabs>
                <w:tab w:val="left" w:pos="1676"/>
                <w:tab w:val="left" w:pos="1677"/>
                <w:tab w:val="left" w:pos="1877"/>
                <w:tab w:val="left" w:pos="1878"/>
              </w:tabs>
              <w:spacing w:before="103"/>
              <w:jc w:val="both"/>
              <w:rPr>
                <w:rFonts w:ascii="Times New Roman" w:hAnsi="Times New Roman"/>
                <w:sz w:val="20"/>
                <w:szCs w:val="20"/>
              </w:rPr>
            </w:pPr>
            <w:r w:rsidRPr="00F70C65">
              <w:rPr>
                <w:rFonts w:ascii="Times New Roman" w:hAnsi="Times New Roman"/>
                <w:sz w:val="20"/>
                <w:szCs w:val="20"/>
              </w:rPr>
              <w:t>A = Gross loss of damaged asset (Building and content) e.g.: Rs 25000/-</w:t>
            </w:r>
          </w:p>
          <w:p w:rsidR="00D534E5" w:rsidRPr="00F70C65" w:rsidRDefault="00D56433" w:rsidP="00D534E5">
            <w:pPr>
              <w:tabs>
                <w:tab w:val="left" w:pos="1676"/>
                <w:tab w:val="left" w:pos="1677"/>
                <w:tab w:val="left" w:pos="1877"/>
                <w:tab w:val="left" w:pos="1878"/>
              </w:tabs>
              <w:spacing w:before="103"/>
              <w:jc w:val="both"/>
              <w:rPr>
                <w:rFonts w:ascii="Times New Roman" w:hAnsi="Times New Roman"/>
                <w:sz w:val="20"/>
                <w:szCs w:val="20"/>
              </w:rPr>
            </w:pPr>
            <w:r w:rsidRPr="00F70C65">
              <w:rPr>
                <w:rFonts w:ascii="Times New Roman" w:hAnsi="Times New Roman"/>
                <w:sz w:val="20"/>
                <w:szCs w:val="20"/>
              </w:rPr>
              <w:t>B</w:t>
            </w:r>
            <w:r w:rsidR="00D534E5" w:rsidRPr="00F70C65">
              <w:rPr>
                <w:rFonts w:ascii="Times New Roman" w:hAnsi="Times New Roman"/>
                <w:sz w:val="20"/>
                <w:szCs w:val="20"/>
              </w:rPr>
              <w:t xml:space="preserve"> = Less: Salvage Value e.g. Rs1000/- </w:t>
            </w:r>
          </w:p>
          <w:p w:rsidR="00D534E5" w:rsidRPr="00F70C65" w:rsidRDefault="00D56433" w:rsidP="00D534E5">
            <w:pPr>
              <w:tabs>
                <w:tab w:val="left" w:pos="1676"/>
                <w:tab w:val="left" w:pos="1677"/>
                <w:tab w:val="left" w:pos="1877"/>
                <w:tab w:val="left" w:pos="1878"/>
              </w:tabs>
              <w:spacing w:before="103"/>
              <w:jc w:val="both"/>
              <w:rPr>
                <w:rFonts w:ascii="Times New Roman" w:hAnsi="Times New Roman"/>
                <w:sz w:val="20"/>
                <w:szCs w:val="20"/>
              </w:rPr>
            </w:pPr>
            <w:r w:rsidRPr="00F70C65">
              <w:rPr>
                <w:rFonts w:ascii="Times New Roman" w:hAnsi="Times New Roman"/>
                <w:sz w:val="20"/>
                <w:szCs w:val="20"/>
              </w:rPr>
              <w:t xml:space="preserve">C </w:t>
            </w:r>
            <w:r w:rsidR="00D534E5" w:rsidRPr="00F70C65">
              <w:rPr>
                <w:rFonts w:ascii="Times New Roman" w:hAnsi="Times New Roman"/>
                <w:sz w:val="20"/>
                <w:szCs w:val="20"/>
              </w:rPr>
              <w:t xml:space="preserve">= Applicable policy excess. e.g.: Rs 0/- </w:t>
            </w:r>
          </w:p>
          <w:p w:rsidR="00D534E5" w:rsidRPr="00F70C65" w:rsidRDefault="00B5607A" w:rsidP="00D534E5">
            <w:pPr>
              <w:tabs>
                <w:tab w:val="left" w:pos="1676"/>
                <w:tab w:val="left" w:pos="1677"/>
                <w:tab w:val="left" w:pos="1877"/>
                <w:tab w:val="left" w:pos="1878"/>
              </w:tabs>
              <w:spacing w:before="103"/>
              <w:jc w:val="both"/>
              <w:rPr>
                <w:rFonts w:ascii="Times New Roman" w:hAnsi="Times New Roman"/>
                <w:sz w:val="20"/>
                <w:szCs w:val="20"/>
              </w:rPr>
            </w:pPr>
            <w:r w:rsidRPr="00F70C65">
              <w:rPr>
                <w:rFonts w:ascii="Times New Roman" w:hAnsi="Times New Roman"/>
                <w:sz w:val="20"/>
                <w:szCs w:val="20"/>
              </w:rPr>
              <w:t>D</w:t>
            </w:r>
            <w:r w:rsidR="00D534E5" w:rsidRPr="00F70C65">
              <w:rPr>
                <w:rFonts w:ascii="Times New Roman" w:hAnsi="Times New Roman"/>
                <w:sz w:val="20"/>
                <w:szCs w:val="20"/>
              </w:rPr>
              <w:t xml:space="preserve"> = Re-instatement Premium. e.g.: Rs 500/- </w:t>
            </w:r>
          </w:p>
          <w:p w:rsidR="00D534E5" w:rsidRPr="00F70C65" w:rsidRDefault="00D534E5" w:rsidP="00D534E5">
            <w:pPr>
              <w:tabs>
                <w:tab w:val="left" w:pos="1676"/>
                <w:tab w:val="left" w:pos="1677"/>
                <w:tab w:val="left" w:pos="1877"/>
                <w:tab w:val="left" w:pos="1878"/>
              </w:tabs>
              <w:spacing w:before="103"/>
              <w:jc w:val="both"/>
              <w:rPr>
                <w:rFonts w:ascii="Times New Roman" w:hAnsi="Times New Roman"/>
                <w:b/>
                <w:bCs/>
                <w:sz w:val="20"/>
                <w:szCs w:val="20"/>
              </w:rPr>
            </w:pPr>
            <w:r w:rsidRPr="00F70C65">
              <w:rPr>
                <w:rFonts w:ascii="Times New Roman" w:hAnsi="Times New Roman"/>
                <w:b/>
                <w:bCs/>
                <w:sz w:val="20"/>
                <w:szCs w:val="20"/>
              </w:rPr>
              <w:t xml:space="preserve">Loss calculation. </w:t>
            </w:r>
          </w:p>
          <w:p w:rsidR="00D534E5" w:rsidRPr="00F70C65" w:rsidRDefault="00B5607A" w:rsidP="00D534E5">
            <w:pPr>
              <w:tabs>
                <w:tab w:val="left" w:pos="1676"/>
                <w:tab w:val="left" w:pos="1677"/>
                <w:tab w:val="left" w:pos="1877"/>
                <w:tab w:val="left" w:pos="1878"/>
              </w:tabs>
              <w:spacing w:before="103"/>
              <w:jc w:val="both"/>
              <w:rPr>
                <w:rFonts w:ascii="Times New Roman" w:hAnsi="Times New Roman"/>
                <w:sz w:val="20"/>
                <w:szCs w:val="20"/>
              </w:rPr>
            </w:pPr>
            <w:r w:rsidRPr="00F70C65">
              <w:rPr>
                <w:rFonts w:ascii="Times New Roman" w:hAnsi="Times New Roman"/>
                <w:sz w:val="20"/>
                <w:szCs w:val="20"/>
              </w:rPr>
              <w:t>A-B-C-D</w:t>
            </w:r>
            <w:r w:rsidR="00D56433" w:rsidRPr="00F70C65">
              <w:rPr>
                <w:rFonts w:ascii="Times New Roman" w:hAnsi="Times New Roman"/>
                <w:sz w:val="20"/>
                <w:szCs w:val="20"/>
              </w:rPr>
              <w:t>----25000-1000-0-500= 23500/-</w:t>
            </w:r>
          </w:p>
          <w:p w:rsidR="00D534E5" w:rsidRPr="00F70C65" w:rsidRDefault="00D534E5" w:rsidP="00D534E5">
            <w:pPr>
              <w:tabs>
                <w:tab w:val="left" w:pos="1676"/>
                <w:tab w:val="left" w:pos="1677"/>
                <w:tab w:val="left" w:pos="1877"/>
                <w:tab w:val="left" w:pos="1878"/>
              </w:tabs>
              <w:spacing w:before="103"/>
              <w:jc w:val="both"/>
              <w:rPr>
                <w:rFonts w:ascii="Times New Roman" w:hAnsi="Times New Roman"/>
                <w:bCs/>
                <w:sz w:val="20"/>
                <w:szCs w:val="20"/>
              </w:rPr>
            </w:pPr>
            <w:r w:rsidRPr="00F70C65">
              <w:rPr>
                <w:rFonts w:ascii="Times New Roman" w:hAnsi="Times New Roman"/>
                <w:bCs/>
                <w:sz w:val="20"/>
                <w:szCs w:val="20"/>
              </w:rPr>
              <w:t>(Please Note: Above mentioned calculation is for sample purpose, it may vary on claim-to-claim</w:t>
            </w:r>
            <w:r w:rsidRPr="00F70C65">
              <w:rPr>
                <w:rFonts w:ascii="Times New Roman" w:hAnsi="Times New Roman"/>
                <w:bCs/>
                <w:spacing w:val="80"/>
                <w:sz w:val="20"/>
                <w:szCs w:val="20"/>
              </w:rPr>
              <w:t xml:space="preserve"> </w:t>
            </w:r>
            <w:r w:rsidRPr="00F70C65">
              <w:rPr>
                <w:rFonts w:ascii="Times New Roman" w:hAnsi="Times New Roman"/>
                <w:bCs/>
                <w:sz w:val="20"/>
                <w:szCs w:val="20"/>
              </w:rPr>
              <w:t>basis, nature of claim and as per the terms and conditions mentioned in Your policy schedule)</w:t>
            </w:r>
          </w:p>
          <w:p w:rsidR="00D534E5" w:rsidRPr="00D534E5" w:rsidRDefault="00D534E5" w:rsidP="00D534E5">
            <w:pPr>
              <w:pStyle w:val="NoSpacing"/>
              <w:jc w:val="both"/>
              <w:rPr>
                <w:rFonts w:ascii="Times New Roman" w:hAnsi="Times New Roman"/>
                <w:sz w:val="20"/>
                <w:szCs w:val="20"/>
                <w:u w:val="single"/>
              </w:rPr>
            </w:pPr>
          </w:p>
          <w:p w:rsidR="00D534E5" w:rsidRPr="00D534E5" w:rsidRDefault="00D534E5" w:rsidP="00D534E5">
            <w:pPr>
              <w:pStyle w:val="NoSpacing"/>
              <w:jc w:val="both"/>
              <w:rPr>
                <w:rFonts w:ascii="Times New Roman" w:hAnsi="Times New Roman"/>
                <w:sz w:val="20"/>
                <w:szCs w:val="20"/>
              </w:rPr>
            </w:pPr>
          </w:p>
        </w:tc>
        <w:tc>
          <w:tcPr>
            <w:tcW w:w="1288" w:type="dxa"/>
          </w:tcPr>
          <w:p w:rsidR="00884E28" w:rsidRDefault="001D7324" w:rsidP="00A306B8">
            <w:pPr>
              <w:pStyle w:val="NoSpacing"/>
              <w:jc w:val="center"/>
              <w:rPr>
                <w:rFonts w:ascii="Times New Roman" w:hAnsi="Times New Roman"/>
                <w:sz w:val="20"/>
                <w:szCs w:val="20"/>
              </w:rPr>
            </w:pPr>
            <w:r>
              <w:rPr>
                <w:rFonts w:ascii="Times New Roman" w:hAnsi="Times New Roman"/>
                <w:sz w:val="20"/>
                <w:szCs w:val="20"/>
              </w:rPr>
              <w:t>Clause C -5,6 &amp; Clause D 3</w:t>
            </w: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022290" w:rsidRDefault="00022290" w:rsidP="00A306B8">
            <w:pPr>
              <w:pStyle w:val="NoSpacing"/>
              <w:jc w:val="center"/>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924AFB" w:rsidRDefault="00924AFB" w:rsidP="00022290">
            <w:pPr>
              <w:pStyle w:val="NoSpacing"/>
              <w:rPr>
                <w:rFonts w:ascii="Times New Roman" w:hAnsi="Times New Roman"/>
                <w:sz w:val="20"/>
                <w:szCs w:val="20"/>
              </w:rPr>
            </w:pPr>
          </w:p>
          <w:p w:rsidR="00022290" w:rsidRPr="00887D3D" w:rsidRDefault="00022290" w:rsidP="00022290">
            <w:pPr>
              <w:pStyle w:val="NoSpacing"/>
              <w:rPr>
                <w:rFonts w:ascii="Times New Roman" w:hAnsi="Times New Roman"/>
                <w:sz w:val="20"/>
                <w:szCs w:val="20"/>
              </w:rPr>
            </w:pPr>
            <w:r>
              <w:rPr>
                <w:rFonts w:ascii="Times New Roman" w:hAnsi="Times New Roman"/>
                <w:sz w:val="20"/>
                <w:szCs w:val="20"/>
              </w:rPr>
              <w:t>For Reference Purpose only</w:t>
            </w:r>
          </w:p>
        </w:tc>
      </w:tr>
      <w:tr w:rsidR="00884E28" w:rsidRPr="00887D3D" w:rsidTr="00D534E5">
        <w:tc>
          <w:tcPr>
            <w:tcW w:w="688" w:type="dxa"/>
          </w:tcPr>
          <w:p w:rsidR="00884E28" w:rsidRDefault="00884E28" w:rsidP="003C7136">
            <w:pPr>
              <w:pStyle w:val="NoSpacing"/>
              <w:rPr>
                <w:rFonts w:ascii="Times New Roman" w:hAnsi="Times New Roman"/>
                <w:sz w:val="20"/>
                <w:szCs w:val="20"/>
              </w:rPr>
            </w:pPr>
          </w:p>
        </w:tc>
        <w:tc>
          <w:tcPr>
            <w:tcW w:w="1815" w:type="dxa"/>
          </w:tcPr>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t>Policy</w:t>
            </w:r>
          </w:p>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t xml:space="preserve">Servicing </w:t>
            </w:r>
            <w:r w:rsidR="00022290" w:rsidRPr="00F70C65">
              <w:rPr>
                <w:rFonts w:ascii="Times New Roman" w:hAnsi="Times New Roman"/>
                <w:b/>
                <w:bCs/>
                <w:sz w:val="20"/>
                <w:szCs w:val="20"/>
              </w:rPr>
              <w:t>–</w:t>
            </w:r>
          </w:p>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t>Claim</w:t>
            </w:r>
          </w:p>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t>Intimation</w:t>
            </w:r>
          </w:p>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t>and</w:t>
            </w:r>
          </w:p>
          <w:p w:rsidR="00884E28" w:rsidRPr="00F70C65" w:rsidRDefault="00884E28" w:rsidP="00D534E5">
            <w:pPr>
              <w:pStyle w:val="NoSpacing"/>
              <w:jc w:val="both"/>
              <w:rPr>
                <w:rFonts w:ascii="Times New Roman" w:hAnsi="Times New Roman"/>
                <w:b/>
                <w:bCs/>
                <w:sz w:val="20"/>
                <w:szCs w:val="20"/>
              </w:rPr>
            </w:pPr>
            <w:r w:rsidRPr="00F70C65">
              <w:rPr>
                <w:rFonts w:ascii="Times New Roman" w:hAnsi="Times New Roman"/>
                <w:b/>
                <w:bCs/>
                <w:sz w:val="20"/>
                <w:szCs w:val="20"/>
              </w:rPr>
              <w:lastRenderedPageBreak/>
              <w:t>Processing</w:t>
            </w:r>
          </w:p>
        </w:tc>
        <w:tc>
          <w:tcPr>
            <w:tcW w:w="6852" w:type="dxa"/>
          </w:tcPr>
          <w:p w:rsidR="00884E28" w:rsidRPr="00F70C65" w:rsidRDefault="00884E28" w:rsidP="00D534E5">
            <w:pPr>
              <w:pStyle w:val="NoSpacing"/>
              <w:jc w:val="both"/>
              <w:rPr>
                <w:rFonts w:ascii="Times New Roman" w:hAnsi="Times New Roman"/>
                <w:sz w:val="20"/>
                <w:szCs w:val="20"/>
              </w:rPr>
            </w:pPr>
            <w:r w:rsidRPr="00F70C65">
              <w:rPr>
                <w:rFonts w:ascii="Times New Roman" w:hAnsi="Times New Roman"/>
                <w:sz w:val="20"/>
                <w:szCs w:val="20"/>
              </w:rPr>
              <w:lastRenderedPageBreak/>
              <w:t xml:space="preserve">Toll Free Numbers: </w:t>
            </w:r>
            <w:r w:rsidR="00D534E5" w:rsidRPr="00F70C65">
              <w:rPr>
                <w:rFonts w:ascii="Times New Roman" w:hAnsi="Times New Roman"/>
                <w:sz w:val="20"/>
                <w:szCs w:val="20"/>
              </w:rPr>
              <w:t>1800 425 333 33</w:t>
            </w:r>
          </w:p>
          <w:p w:rsidR="00884E28" w:rsidRPr="00F70C65" w:rsidRDefault="00884E28" w:rsidP="00D534E5">
            <w:pPr>
              <w:pStyle w:val="NoSpacing"/>
              <w:jc w:val="both"/>
              <w:rPr>
                <w:rFonts w:ascii="Times New Roman" w:hAnsi="Times New Roman"/>
                <w:sz w:val="20"/>
                <w:szCs w:val="20"/>
              </w:rPr>
            </w:pPr>
            <w:r w:rsidRPr="00F70C65">
              <w:rPr>
                <w:rFonts w:ascii="Times New Roman" w:hAnsi="Times New Roman"/>
                <w:sz w:val="20"/>
                <w:szCs w:val="20"/>
              </w:rPr>
              <w:t xml:space="preserve">Website - </w:t>
            </w:r>
            <w:hyperlink r:id="rId7" w:history="1">
              <w:r w:rsidRPr="00F70C65">
                <w:rPr>
                  <w:rStyle w:val="Hyperlink"/>
                  <w:rFonts w:ascii="Times New Roman" w:hAnsi="Times New Roman"/>
                  <w:color w:val="auto"/>
                  <w:sz w:val="20"/>
                  <w:szCs w:val="20"/>
                </w:rPr>
                <w:t>www.uiic.co.in</w:t>
              </w:r>
            </w:hyperlink>
          </w:p>
          <w:p w:rsidR="002160F8" w:rsidRPr="00F70C65" w:rsidRDefault="002160F8" w:rsidP="00D534E5">
            <w:pPr>
              <w:pStyle w:val="NoSpacing"/>
              <w:jc w:val="both"/>
              <w:rPr>
                <w:rFonts w:ascii="Times New Roman" w:hAnsi="Times New Roman"/>
                <w:sz w:val="20"/>
                <w:szCs w:val="20"/>
              </w:rPr>
            </w:pPr>
            <w:r w:rsidRPr="00F70C65">
              <w:rPr>
                <w:rFonts w:ascii="Times New Roman" w:hAnsi="Times New Roman"/>
                <w:sz w:val="20"/>
                <w:szCs w:val="20"/>
              </w:rPr>
              <w:t>Claims servic</w:t>
            </w:r>
            <w:r w:rsidR="00B73D48" w:rsidRPr="00F70C65">
              <w:rPr>
                <w:rFonts w:ascii="Times New Roman" w:hAnsi="Times New Roman"/>
                <w:sz w:val="20"/>
                <w:szCs w:val="20"/>
              </w:rPr>
              <w:t>ing- I</w:t>
            </w:r>
            <w:r w:rsidRPr="00F70C65">
              <w:rPr>
                <w:rFonts w:ascii="Times New Roman" w:hAnsi="Times New Roman"/>
                <w:sz w:val="20"/>
                <w:szCs w:val="20"/>
              </w:rPr>
              <w:t xml:space="preserve">n case of intimation of </w:t>
            </w:r>
            <w:r w:rsidR="00C30763" w:rsidRPr="00F70C65">
              <w:rPr>
                <w:rFonts w:ascii="Times New Roman" w:hAnsi="Times New Roman"/>
                <w:sz w:val="20"/>
                <w:szCs w:val="20"/>
              </w:rPr>
              <w:t>claims, you</w:t>
            </w:r>
            <w:r w:rsidRPr="00F70C65">
              <w:rPr>
                <w:rFonts w:ascii="Times New Roman" w:hAnsi="Times New Roman"/>
                <w:sz w:val="20"/>
                <w:szCs w:val="20"/>
              </w:rPr>
              <w:t xml:space="preserve"> may contact policy issuing office or nearest property &amp; casualty </w:t>
            </w:r>
            <w:r w:rsidR="00B73D48" w:rsidRPr="00F70C65">
              <w:rPr>
                <w:rFonts w:ascii="Times New Roman" w:hAnsi="Times New Roman"/>
                <w:sz w:val="20"/>
                <w:szCs w:val="20"/>
              </w:rPr>
              <w:t>Hub. Documents to be provided as and when required by UIICL.</w:t>
            </w:r>
          </w:p>
          <w:p w:rsidR="00B73D48" w:rsidRPr="00F70C65" w:rsidRDefault="00B73D48" w:rsidP="00D534E5">
            <w:pPr>
              <w:pStyle w:val="NoSpacing"/>
              <w:jc w:val="both"/>
              <w:rPr>
                <w:rFonts w:ascii="Times New Roman" w:hAnsi="Times New Roman"/>
                <w:b/>
                <w:sz w:val="20"/>
                <w:szCs w:val="20"/>
              </w:rPr>
            </w:pPr>
          </w:p>
          <w:p w:rsidR="00884E28" w:rsidRPr="00F70C65" w:rsidRDefault="00884E28" w:rsidP="00D534E5">
            <w:pPr>
              <w:pStyle w:val="NoSpacing"/>
              <w:jc w:val="both"/>
              <w:rPr>
                <w:rFonts w:ascii="Times New Roman" w:hAnsi="Times New Roman"/>
                <w:b/>
                <w:sz w:val="20"/>
                <w:szCs w:val="20"/>
                <w:u w:val="single"/>
              </w:rPr>
            </w:pPr>
            <w:r w:rsidRPr="00F70C65">
              <w:rPr>
                <w:rFonts w:ascii="Times New Roman" w:hAnsi="Times New Roman"/>
                <w:b/>
                <w:sz w:val="20"/>
                <w:szCs w:val="20"/>
                <w:u w:val="single"/>
              </w:rPr>
              <w:t>Claim Procedure</w:t>
            </w:r>
            <w:r w:rsidR="00E4469D" w:rsidRPr="00F70C65">
              <w:rPr>
                <w:rFonts w:ascii="Times New Roman" w:hAnsi="Times New Roman"/>
                <w:b/>
                <w:sz w:val="20"/>
                <w:szCs w:val="20"/>
                <w:u w:val="single"/>
              </w:rPr>
              <w:t>:</w:t>
            </w:r>
          </w:p>
          <w:p w:rsidR="00E4469D" w:rsidRPr="00F70C65" w:rsidRDefault="00E4469D" w:rsidP="00D534E5">
            <w:pPr>
              <w:pStyle w:val="NoSpacing"/>
              <w:jc w:val="both"/>
              <w:rPr>
                <w:rFonts w:ascii="Times New Roman" w:hAnsi="Times New Roman"/>
                <w:sz w:val="20"/>
                <w:szCs w:val="20"/>
              </w:rPr>
            </w:pPr>
            <w:r w:rsidRPr="00F70C65">
              <w:rPr>
                <w:rFonts w:ascii="Times New Roman" w:hAnsi="Times New Roman"/>
                <w:sz w:val="20"/>
                <w:szCs w:val="20"/>
              </w:rPr>
              <w:t>In the event of any circumstances likely to give rise to a claim insured must follow the following.</w:t>
            </w:r>
          </w:p>
          <w:p w:rsidR="00E4469D" w:rsidRPr="00F70C65" w:rsidRDefault="00E4469D"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As soon as any loss or physical damage occurs to any Insured Property due to an Insured Event, You must immediately give notice to Us of the loss or damage.</w:t>
            </w:r>
          </w:p>
          <w:p w:rsidR="00E4469D" w:rsidRPr="00F70C65" w:rsidRDefault="000E5976"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Insured</w:t>
            </w:r>
            <w:r w:rsidR="00E4469D" w:rsidRPr="00F70C65">
              <w:rPr>
                <w:rFonts w:ascii="Times New Roman" w:hAnsi="Times New Roman"/>
                <w:sz w:val="20"/>
                <w:szCs w:val="20"/>
              </w:rPr>
              <w:t xml:space="preserve"> must take all reasonable steps to prevent further loss or damage to the Insured Property.</w:t>
            </w:r>
          </w:p>
          <w:p w:rsidR="00E4469D" w:rsidRPr="00F70C65" w:rsidRDefault="000E5976"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Insured</w:t>
            </w:r>
            <w:r w:rsidR="00E4469D" w:rsidRPr="00F70C65">
              <w:rPr>
                <w:rFonts w:ascii="Times New Roman" w:hAnsi="Times New Roman"/>
                <w:sz w:val="20"/>
                <w:szCs w:val="20"/>
              </w:rPr>
              <w:t xml:space="preserve"> must give immediate report to appropriate legal authorities like fire brigade of the local authority and the police if there is damage by fire/ explosion / implosion or lightning. In case of subs</w:t>
            </w:r>
            <w:r w:rsidRPr="00F70C65">
              <w:rPr>
                <w:rFonts w:ascii="Times New Roman" w:hAnsi="Times New Roman"/>
                <w:sz w:val="20"/>
                <w:szCs w:val="20"/>
              </w:rPr>
              <w:t xml:space="preserve">idence /landslide/rockslide, insured </w:t>
            </w:r>
            <w:r w:rsidR="00E4469D" w:rsidRPr="00F70C65">
              <w:rPr>
                <w:rFonts w:ascii="Times New Roman" w:hAnsi="Times New Roman"/>
                <w:sz w:val="20"/>
                <w:szCs w:val="20"/>
              </w:rPr>
              <w:t xml:space="preserve">must inform the District Administration. In the event of impact damage of any kind or </w:t>
            </w:r>
            <w:r w:rsidR="00B73D48" w:rsidRPr="00F70C65">
              <w:rPr>
                <w:rFonts w:ascii="Times New Roman" w:hAnsi="Times New Roman"/>
                <w:sz w:val="20"/>
                <w:szCs w:val="20"/>
              </w:rPr>
              <w:t>Riot, Strikes</w:t>
            </w:r>
            <w:r w:rsidR="00E4469D" w:rsidRPr="00F70C65">
              <w:rPr>
                <w:rFonts w:ascii="Times New Roman" w:hAnsi="Times New Roman"/>
                <w:sz w:val="20"/>
                <w:szCs w:val="20"/>
              </w:rPr>
              <w:t>, Malicious</w:t>
            </w:r>
            <w:r w:rsidR="002160F8" w:rsidRPr="00F70C65">
              <w:rPr>
                <w:rFonts w:ascii="Times New Roman" w:hAnsi="Times New Roman"/>
                <w:sz w:val="20"/>
                <w:szCs w:val="20"/>
              </w:rPr>
              <w:t xml:space="preserve"> acts and acts of terrorism, I</w:t>
            </w:r>
            <w:r w:rsidRPr="00F70C65">
              <w:rPr>
                <w:rFonts w:ascii="Times New Roman" w:hAnsi="Times New Roman"/>
                <w:sz w:val="20"/>
                <w:szCs w:val="20"/>
              </w:rPr>
              <w:t>nsured</w:t>
            </w:r>
            <w:r w:rsidR="00E4469D" w:rsidRPr="00F70C65">
              <w:rPr>
                <w:rFonts w:ascii="Times New Roman" w:hAnsi="Times New Roman"/>
                <w:sz w:val="20"/>
                <w:szCs w:val="20"/>
              </w:rPr>
              <w:t xml:space="preserve"> must inform the police. If there is a theft within 7 (seven) days</w:t>
            </w:r>
            <w:r w:rsidRPr="00F70C65">
              <w:rPr>
                <w:rFonts w:ascii="Times New Roman" w:hAnsi="Times New Roman"/>
                <w:sz w:val="20"/>
                <w:szCs w:val="20"/>
              </w:rPr>
              <w:t xml:space="preserve"> following an Insured Event</w:t>
            </w:r>
            <w:r w:rsidR="002160F8" w:rsidRPr="00F70C65">
              <w:rPr>
                <w:rFonts w:ascii="Times New Roman" w:hAnsi="Times New Roman"/>
                <w:sz w:val="20"/>
                <w:szCs w:val="20"/>
              </w:rPr>
              <w:t>, I</w:t>
            </w:r>
            <w:r w:rsidRPr="00F70C65">
              <w:rPr>
                <w:rFonts w:ascii="Times New Roman" w:hAnsi="Times New Roman"/>
                <w:sz w:val="20"/>
                <w:szCs w:val="20"/>
              </w:rPr>
              <w:t>nsured</w:t>
            </w:r>
            <w:r w:rsidR="00E4469D" w:rsidRPr="00F70C65">
              <w:rPr>
                <w:rFonts w:ascii="Times New Roman" w:hAnsi="Times New Roman"/>
                <w:sz w:val="20"/>
                <w:szCs w:val="20"/>
              </w:rPr>
              <w:t xml:space="preserve"> must inform the police.</w:t>
            </w:r>
          </w:p>
          <w:p w:rsidR="00E4469D" w:rsidRPr="00F70C65" w:rsidRDefault="00E4469D"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While notifying your claim, please share your</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 xml:space="preserve">policy number under which you prefer to lodge your claim, </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date of loss</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place of loss</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cause of loss</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 xml:space="preserve">estimate of your loss. </w:t>
            </w:r>
          </w:p>
          <w:p w:rsidR="00E4469D" w:rsidRPr="00F70C65" w:rsidRDefault="00E4469D" w:rsidP="00D534E5">
            <w:pPr>
              <w:pStyle w:val="NoSpacing"/>
              <w:numPr>
                <w:ilvl w:val="1"/>
                <w:numId w:val="21"/>
              </w:numPr>
              <w:jc w:val="both"/>
              <w:rPr>
                <w:rFonts w:ascii="Times New Roman" w:hAnsi="Times New Roman"/>
                <w:sz w:val="20"/>
                <w:szCs w:val="20"/>
                <w:u w:val="single"/>
              </w:rPr>
            </w:pPr>
            <w:r w:rsidRPr="00F70C65">
              <w:rPr>
                <w:rFonts w:ascii="Times New Roman" w:hAnsi="Times New Roman"/>
                <w:sz w:val="20"/>
                <w:szCs w:val="20"/>
              </w:rPr>
              <w:t>Details of contact person with mobile no. and e- mail ID.</w:t>
            </w:r>
          </w:p>
          <w:p w:rsidR="00E4469D" w:rsidRPr="00F70C65" w:rsidRDefault="000E5976"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Insured</w:t>
            </w:r>
            <w:r w:rsidR="00E4469D" w:rsidRPr="00F70C65">
              <w:rPr>
                <w:rFonts w:ascii="Times New Roman" w:hAnsi="Times New Roman"/>
                <w:sz w:val="20"/>
                <w:szCs w:val="20"/>
              </w:rPr>
              <w:t xml:space="preserve"> must submit Your claim in Our claim form at the earliest opportunity, but within 30 days from the date You first notice the loss or damage.</w:t>
            </w:r>
          </w:p>
          <w:p w:rsidR="00E4469D" w:rsidRPr="00F70C65" w:rsidRDefault="000E5976"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Insured</w:t>
            </w:r>
            <w:r w:rsidR="00E4469D" w:rsidRPr="00F70C65">
              <w:rPr>
                <w:rFonts w:ascii="Times New Roman" w:hAnsi="Times New Roman"/>
                <w:sz w:val="20"/>
                <w:szCs w:val="20"/>
              </w:rPr>
              <w:t xml:space="preserve"> must support and furnish all such information / proofs and documentary evidence as the surveyor / insurance company may require processing your claim.</w:t>
            </w:r>
          </w:p>
          <w:p w:rsidR="00E4469D" w:rsidRPr="00F70C65" w:rsidRDefault="00E4469D"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 xml:space="preserve">Based on physical survey, </w:t>
            </w:r>
            <w:r w:rsidR="00BC2545" w:rsidRPr="00F70C65">
              <w:rPr>
                <w:rFonts w:ascii="Times New Roman" w:hAnsi="Times New Roman"/>
                <w:sz w:val="20"/>
                <w:szCs w:val="20"/>
              </w:rPr>
              <w:t>documents submitted by Ins</w:t>
            </w:r>
            <w:r w:rsidR="000E5976" w:rsidRPr="00F70C65">
              <w:rPr>
                <w:rFonts w:ascii="Times New Roman" w:hAnsi="Times New Roman"/>
                <w:sz w:val="20"/>
                <w:szCs w:val="20"/>
              </w:rPr>
              <w:t>ured and other local authority reports, final surveyor will submit its final survey report.</w:t>
            </w:r>
          </w:p>
          <w:p w:rsidR="000E5976" w:rsidRPr="00F70C65" w:rsidRDefault="000E5976" w:rsidP="00D534E5">
            <w:pPr>
              <w:pStyle w:val="NoSpacing"/>
              <w:numPr>
                <w:ilvl w:val="0"/>
                <w:numId w:val="21"/>
              </w:numPr>
              <w:jc w:val="both"/>
              <w:rPr>
                <w:rFonts w:ascii="Times New Roman" w:hAnsi="Times New Roman"/>
                <w:sz w:val="20"/>
                <w:szCs w:val="20"/>
                <w:u w:val="single"/>
              </w:rPr>
            </w:pPr>
            <w:r w:rsidRPr="00F70C65">
              <w:rPr>
                <w:rFonts w:ascii="Times New Roman" w:hAnsi="Times New Roman"/>
                <w:sz w:val="20"/>
                <w:szCs w:val="20"/>
              </w:rPr>
              <w:t>Based on the final surveyor report, claim preferred by insured would be processed and concluded for settlement.</w:t>
            </w:r>
          </w:p>
        </w:tc>
        <w:tc>
          <w:tcPr>
            <w:tcW w:w="1288" w:type="dxa"/>
          </w:tcPr>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31634B" w:rsidRDefault="0031634B" w:rsidP="005C4CB4">
            <w:pPr>
              <w:pStyle w:val="NoSpacing"/>
              <w:jc w:val="center"/>
              <w:rPr>
                <w:rFonts w:ascii="Times New Roman" w:hAnsi="Times New Roman"/>
                <w:sz w:val="20"/>
                <w:szCs w:val="20"/>
              </w:rPr>
            </w:pPr>
          </w:p>
          <w:p w:rsidR="00884E28" w:rsidRPr="00887D3D" w:rsidRDefault="001D7324" w:rsidP="0031634B">
            <w:pPr>
              <w:pStyle w:val="NoSpacing"/>
              <w:rPr>
                <w:rFonts w:ascii="Times New Roman" w:hAnsi="Times New Roman"/>
                <w:sz w:val="20"/>
                <w:szCs w:val="20"/>
              </w:rPr>
            </w:pPr>
            <w:r>
              <w:rPr>
                <w:rFonts w:ascii="Times New Roman" w:hAnsi="Times New Roman"/>
                <w:sz w:val="20"/>
                <w:szCs w:val="20"/>
              </w:rPr>
              <w:t>Clause G 4</w:t>
            </w:r>
          </w:p>
        </w:tc>
      </w:tr>
      <w:tr w:rsidR="000E5976" w:rsidRPr="00887D3D" w:rsidTr="00D534E5">
        <w:tc>
          <w:tcPr>
            <w:tcW w:w="688" w:type="dxa"/>
          </w:tcPr>
          <w:p w:rsidR="000E5976" w:rsidRDefault="000E5976" w:rsidP="003C7136">
            <w:pPr>
              <w:pStyle w:val="NoSpacing"/>
              <w:rPr>
                <w:rFonts w:ascii="Times New Roman" w:hAnsi="Times New Roman"/>
                <w:sz w:val="20"/>
                <w:szCs w:val="20"/>
              </w:rPr>
            </w:pPr>
          </w:p>
        </w:tc>
        <w:tc>
          <w:tcPr>
            <w:tcW w:w="1815" w:type="dxa"/>
          </w:tcPr>
          <w:p w:rsidR="000E5976" w:rsidRPr="00884E28"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 xml:space="preserve">Policy Servicing </w:t>
            </w:r>
          </w:p>
          <w:p w:rsidR="000E5976" w:rsidRPr="00884E28" w:rsidRDefault="000E5976" w:rsidP="000E5976">
            <w:pPr>
              <w:pStyle w:val="NoSpacing"/>
              <w:rPr>
                <w:rFonts w:ascii="Times New Roman" w:hAnsi="Times New Roman"/>
                <w:b/>
                <w:bCs/>
                <w:sz w:val="20"/>
                <w:szCs w:val="20"/>
              </w:rPr>
            </w:pPr>
          </w:p>
        </w:tc>
        <w:tc>
          <w:tcPr>
            <w:tcW w:w="6852" w:type="dxa"/>
          </w:tcPr>
          <w:p w:rsidR="000E5976" w:rsidRPr="000E5976" w:rsidRDefault="000E5976" w:rsidP="000E5976">
            <w:pPr>
              <w:pStyle w:val="NoSpacing"/>
            </w:pPr>
            <w:r w:rsidRPr="000E5976">
              <w:rPr>
                <w:rFonts w:ascii="Times New Roman" w:hAnsi="Times New Roman"/>
                <w:bCs/>
                <w:sz w:val="20"/>
                <w:szCs w:val="20"/>
              </w:rPr>
              <w:t>Please contact your Policy issuing office, details of which are mentioned in your Policy Schedule.</w:t>
            </w:r>
          </w:p>
        </w:tc>
        <w:tc>
          <w:tcPr>
            <w:tcW w:w="1288" w:type="dxa"/>
          </w:tcPr>
          <w:p w:rsidR="000E5976" w:rsidRPr="00887D3D" w:rsidRDefault="00A306B8" w:rsidP="005C4CB4">
            <w:pPr>
              <w:pStyle w:val="NoSpacing"/>
              <w:jc w:val="center"/>
              <w:rPr>
                <w:rFonts w:ascii="Times New Roman" w:hAnsi="Times New Roman"/>
                <w:sz w:val="20"/>
                <w:szCs w:val="20"/>
              </w:rPr>
            </w:pPr>
            <w:r>
              <w:rPr>
                <w:rFonts w:ascii="Times New Roman" w:hAnsi="Times New Roman"/>
                <w:sz w:val="20"/>
                <w:szCs w:val="20"/>
              </w:rPr>
              <w:t>Not Applicable</w:t>
            </w:r>
          </w:p>
        </w:tc>
      </w:tr>
      <w:tr w:rsidR="000E5976" w:rsidRPr="00887D3D" w:rsidTr="00D534E5">
        <w:tc>
          <w:tcPr>
            <w:tcW w:w="688" w:type="dxa"/>
          </w:tcPr>
          <w:p w:rsidR="000E5976" w:rsidRDefault="000E5976" w:rsidP="003C7136">
            <w:pPr>
              <w:pStyle w:val="NoSpacing"/>
              <w:rPr>
                <w:rFonts w:ascii="Times New Roman" w:hAnsi="Times New Roman"/>
                <w:sz w:val="20"/>
                <w:szCs w:val="20"/>
              </w:rPr>
            </w:pPr>
          </w:p>
        </w:tc>
        <w:tc>
          <w:tcPr>
            <w:tcW w:w="1815" w:type="dxa"/>
          </w:tcPr>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Grievance</w:t>
            </w:r>
          </w:p>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Redressal</w:t>
            </w:r>
          </w:p>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and</w:t>
            </w:r>
          </w:p>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Policyholders</w:t>
            </w:r>
          </w:p>
          <w:p w:rsidR="000E5976" w:rsidRPr="00884E28"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Protection</w:t>
            </w:r>
          </w:p>
        </w:tc>
        <w:tc>
          <w:tcPr>
            <w:tcW w:w="6852" w:type="dxa"/>
          </w:tcPr>
          <w:p w:rsidR="000E5976" w:rsidRPr="00BC2545" w:rsidRDefault="000E5976" w:rsidP="00D534E5">
            <w:pPr>
              <w:pStyle w:val="NoSpacing"/>
              <w:jc w:val="both"/>
              <w:rPr>
                <w:rFonts w:ascii="Times New Roman" w:hAnsi="Times New Roman"/>
                <w:sz w:val="20"/>
                <w:szCs w:val="20"/>
              </w:rPr>
            </w:pPr>
            <w:r w:rsidRPr="00BC2545">
              <w:rPr>
                <w:rFonts w:ascii="Times New Roman" w:hAnsi="Times New Roman"/>
                <w:sz w:val="20"/>
                <w:szCs w:val="20"/>
              </w:rPr>
              <w:t xml:space="preserve">In case of any grievance, you may contact UIIC through: </w:t>
            </w:r>
          </w:p>
          <w:p w:rsidR="000E5976" w:rsidRPr="00BC2545" w:rsidRDefault="000E5976" w:rsidP="00D534E5">
            <w:pPr>
              <w:pStyle w:val="NoSpacing"/>
              <w:numPr>
                <w:ilvl w:val="0"/>
                <w:numId w:val="28"/>
              </w:numPr>
              <w:jc w:val="both"/>
              <w:rPr>
                <w:rFonts w:ascii="Times New Roman" w:hAnsi="Times New Roman"/>
                <w:sz w:val="20"/>
                <w:szCs w:val="20"/>
              </w:rPr>
            </w:pPr>
            <w:r w:rsidRPr="00BC2545">
              <w:rPr>
                <w:rFonts w:ascii="Times New Roman" w:hAnsi="Times New Roman"/>
                <w:sz w:val="20"/>
                <w:szCs w:val="20"/>
              </w:rPr>
              <w:t xml:space="preserve">Website: </w:t>
            </w:r>
            <w:hyperlink r:id="rId8" w:history="1">
              <w:r w:rsidRPr="00BC2545">
                <w:rPr>
                  <w:rStyle w:val="Hyperlink"/>
                  <w:rFonts w:ascii="Times New Roman" w:hAnsi="Times New Roman"/>
                  <w:sz w:val="20"/>
                  <w:szCs w:val="20"/>
                </w:rPr>
                <w:t>www.uiic.co.in</w:t>
              </w:r>
            </w:hyperlink>
            <w:r w:rsidRPr="00BC2545">
              <w:rPr>
                <w:rFonts w:ascii="Times New Roman" w:hAnsi="Times New Roman"/>
                <w:sz w:val="20"/>
                <w:szCs w:val="20"/>
              </w:rPr>
              <w:t xml:space="preserve"> </w:t>
            </w:r>
          </w:p>
          <w:p w:rsidR="000E5976" w:rsidRPr="00BC2545" w:rsidRDefault="000E5976" w:rsidP="00D534E5">
            <w:pPr>
              <w:pStyle w:val="NoSpacing"/>
              <w:numPr>
                <w:ilvl w:val="0"/>
                <w:numId w:val="28"/>
              </w:numPr>
              <w:jc w:val="both"/>
              <w:rPr>
                <w:rFonts w:ascii="Times New Roman" w:hAnsi="Times New Roman"/>
                <w:sz w:val="20"/>
                <w:szCs w:val="20"/>
              </w:rPr>
            </w:pPr>
            <w:r w:rsidRPr="00BC2545">
              <w:rPr>
                <w:rFonts w:ascii="Times New Roman" w:hAnsi="Times New Roman"/>
                <w:sz w:val="20"/>
                <w:szCs w:val="20"/>
              </w:rPr>
              <w:t xml:space="preserve">E-Mail: </w:t>
            </w:r>
            <w:hyperlink r:id="rId9" w:history="1">
              <w:r w:rsidRPr="00BC2545">
                <w:rPr>
                  <w:rStyle w:val="Hyperlink"/>
                  <w:rFonts w:ascii="Times New Roman" w:hAnsi="Times New Roman"/>
                  <w:sz w:val="20"/>
                  <w:szCs w:val="20"/>
                </w:rPr>
                <w:t>customercare@uiic.co.in</w:t>
              </w:r>
            </w:hyperlink>
            <w:r w:rsidRPr="00BC2545">
              <w:rPr>
                <w:rFonts w:ascii="Times New Roman" w:hAnsi="Times New Roman"/>
                <w:sz w:val="20"/>
                <w:szCs w:val="20"/>
              </w:rPr>
              <w:t xml:space="preserve"> </w:t>
            </w:r>
          </w:p>
          <w:p w:rsidR="00C30763" w:rsidRDefault="000E5976" w:rsidP="00D534E5">
            <w:pPr>
              <w:pStyle w:val="NoSpacing"/>
              <w:jc w:val="both"/>
            </w:pPr>
            <w:r w:rsidRPr="00BC2545">
              <w:rPr>
                <w:rFonts w:ascii="Times New Roman" w:hAnsi="Times New Roman"/>
                <w:sz w:val="20"/>
                <w:szCs w:val="20"/>
              </w:rPr>
              <w:t>You may also approach the grievance cell at any of our branches with details of the grievance. Alternatively, you may lodge a complaint at the IRDAI Integrated Grievance Management System (https://igms.irda.gov.in/) OR approach the Office of the Insurance Ombudsman in your respective Area/Region</w:t>
            </w:r>
            <w:r>
              <w:t>.</w:t>
            </w:r>
          </w:p>
          <w:p w:rsidR="00C30763" w:rsidRPr="00F70C65" w:rsidRDefault="00C30763" w:rsidP="00D534E5">
            <w:pPr>
              <w:pStyle w:val="NoSpacing"/>
              <w:jc w:val="both"/>
              <w:rPr>
                <w:sz w:val="20"/>
                <w:szCs w:val="20"/>
              </w:rPr>
            </w:pPr>
            <w:r w:rsidRPr="00F70C65">
              <w:rPr>
                <w:sz w:val="20"/>
                <w:szCs w:val="20"/>
              </w:rPr>
              <w:t xml:space="preserve">Bima Bharosa Portal- </w:t>
            </w:r>
            <w:hyperlink r:id="rId10" w:history="1">
              <w:r w:rsidRPr="00F70C65">
                <w:rPr>
                  <w:rStyle w:val="Hyperlink"/>
                  <w:color w:val="auto"/>
                  <w:sz w:val="20"/>
                  <w:szCs w:val="20"/>
                </w:rPr>
                <w:t>https://bimabharosa.irdai.gov.in/</w:t>
              </w:r>
            </w:hyperlink>
          </w:p>
          <w:p w:rsidR="00C30763" w:rsidRDefault="00C30763" w:rsidP="00D534E5">
            <w:pPr>
              <w:pStyle w:val="NoSpacing"/>
              <w:jc w:val="both"/>
            </w:pPr>
            <w:r w:rsidRPr="00F70C65">
              <w:rPr>
                <w:sz w:val="20"/>
                <w:szCs w:val="20"/>
              </w:rPr>
              <w:t>Ombudsman-  Website Link: https://www.cioins.co.in/</w:t>
            </w:r>
          </w:p>
        </w:tc>
        <w:tc>
          <w:tcPr>
            <w:tcW w:w="1288" w:type="dxa"/>
          </w:tcPr>
          <w:p w:rsidR="000E5976" w:rsidRPr="00887D3D" w:rsidRDefault="00A306B8" w:rsidP="005C4CB4">
            <w:pPr>
              <w:pStyle w:val="NoSpacing"/>
              <w:jc w:val="center"/>
              <w:rPr>
                <w:rFonts w:ascii="Times New Roman" w:hAnsi="Times New Roman"/>
                <w:sz w:val="20"/>
                <w:szCs w:val="20"/>
              </w:rPr>
            </w:pPr>
            <w:r>
              <w:rPr>
                <w:rFonts w:ascii="Times New Roman" w:hAnsi="Times New Roman"/>
                <w:sz w:val="20"/>
                <w:szCs w:val="20"/>
              </w:rPr>
              <w:t>Clause J</w:t>
            </w:r>
          </w:p>
        </w:tc>
      </w:tr>
      <w:tr w:rsidR="000E5976" w:rsidRPr="00887D3D" w:rsidTr="00D534E5">
        <w:tc>
          <w:tcPr>
            <w:tcW w:w="688" w:type="dxa"/>
          </w:tcPr>
          <w:p w:rsidR="000E5976" w:rsidRDefault="000E5976" w:rsidP="003C7136">
            <w:pPr>
              <w:pStyle w:val="NoSpacing"/>
              <w:rPr>
                <w:rFonts w:ascii="Times New Roman" w:hAnsi="Times New Roman"/>
                <w:sz w:val="20"/>
                <w:szCs w:val="20"/>
              </w:rPr>
            </w:pPr>
          </w:p>
        </w:tc>
        <w:tc>
          <w:tcPr>
            <w:tcW w:w="1815" w:type="dxa"/>
          </w:tcPr>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Obligations of the</w:t>
            </w:r>
          </w:p>
          <w:p w:rsidR="000E5976" w:rsidRPr="000E5976" w:rsidRDefault="000E5976" w:rsidP="000E5976">
            <w:pPr>
              <w:pStyle w:val="NoSpacing"/>
              <w:rPr>
                <w:rFonts w:ascii="Times New Roman" w:hAnsi="Times New Roman"/>
                <w:b/>
                <w:bCs/>
                <w:sz w:val="20"/>
                <w:szCs w:val="20"/>
              </w:rPr>
            </w:pPr>
            <w:r w:rsidRPr="000E5976">
              <w:rPr>
                <w:rFonts w:ascii="Times New Roman" w:hAnsi="Times New Roman"/>
                <w:b/>
                <w:bCs/>
                <w:sz w:val="20"/>
                <w:szCs w:val="20"/>
              </w:rPr>
              <w:t>Policyholder</w:t>
            </w:r>
          </w:p>
        </w:tc>
        <w:tc>
          <w:tcPr>
            <w:tcW w:w="6852" w:type="dxa"/>
          </w:tcPr>
          <w:p w:rsidR="000E5976" w:rsidRPr="00BC2545" w:rsidRDefault="000E5976" w:rsidP="00D534E5">
            <w:pPr>
              <w:pStyle w:val="NoSpacing"/>
              <w:numPr>
                <w:ilvl w:val="0"/>
                <w:numId w:val="30"/>
              </w:numPr>
              <w:jc w:val="both"/>
              <w:rPr>
                <w:rFonts w:ascii="Times New Roman" w:hAnsi="Times New Roman"/>
                <w:sz w:val="20"/>
                <w:szCs w:val="20"/>
              </w:rPr>
            </w:pPr>
            <w:r w:rsidRPr="00BC2545">
              <w:rPr>
                <w:rFonts w:ascii="Times New Roman" w:hAnsi="Times New Roman"/>
                <w:sz w:val="20"/>
                <w:szCs w:val="20"/>
              </w:rPr>
              <w:t xml:space="preserve">To disclose all information correctly sought by the insurer at time of filling the proposal form </w:t>
            </w:r>
          </w:p>
          <w:p w:rsidR="000E5976" w:rsidRPr="00BC2545" w:rsidRDefault="000E5976" w:rsidP="00D534E5">
            <w:pPr>
              <w:pStyle w:val="NoSpacing"/>
              <w:numPr>
                <w:ilvl w:val="0"/>
                <w:numId w:val="30"/>
              </w:numPr>
              <w:jc w:val="both"/>
              <w:rPr>
                <w:rFonts w:ascii="Times New Roman" w:hAnsi="Times New Roman"/>
                <w:sz w:val="20"/>
                <w:szCs w:val="20"/>
              </w:rPr>
            </w:pPr>
            <w:r w:rsidRPr="00BC2545">
              <w:rPr>
                <w:rFonts w:ascii="Times New Roman" w:hAnsi="Times New Roman"/>
                <w:sz w:val="20"/>
                <w:szCs w:val="20"/>
              </w:rPr>
              <w:t>In case of any change / modification / addition to the already declared information the same shall be brought to the notice of the Insurer immediately</w:t>
            </w:r>
          </w:p>
          <w:p w:rsidR="000E5976" w:rsidRDefault="000E5976" w:rsidP="00D534E5">
            <w:pPr>
              <w:pStyle w:val="NoSpacing"/>
              <w:numPr>
                <w:ilvl w:val="0"/>
                <w:numId w:val="30"/>
              </w:numPr>
              <w:jc w:val="both"/>
              <w:rPr>
                <w:rFonts w:ascii="Times New Roman" w:hAnsi="Times New Roman"/>
                <w:sz w:val="20"/>
                <w:szCs w:val="20"/>
              </w:rPr>
            </w:pPr>
            <w:r w:rsidRPr="00BC2545">
              <w:rPr>
                <w:rFonts w:ascii="Times New Roman" w:hAnsi="Times New Roman"/>
                <w:sz w:val="20"/>
                <w:szCs w:val="20"/>
              </w:rPr>
              <w:t xml:space="preserve">Non-disclosure of material information may affect the claim settlement. </w:t>
            </w:r>
          </w:p>
          <w:p w:rsidR="00D534E5" w:rsidRPr="00BC2545" w:rsidRDefault="00D534E5" w:rsidP="00D534E5">
            <w:pPr>
              <w:pStyle w:val="NoSpacing"/>
              <w:ind w:left="360"/>
              <w:jc w:val="both"/>
              <w:rPr>
                <w:rFonts w:ascii="Times New Roman" w:hAnsi="Times New Roman"/>
                <w:sz w:val="20"/>
                <w:szCs w:val="20"/>
              </w:rPr>
            </w:pPr>
          </w:p>
          <w:p w:rsidR="00C30763" w:rsidRDefault="000E5976" w:rsidP="00D534E5">
            <w:pPr>
              <w:pStyle w:val="NoSpacing"/>
              <w:jc w:val="both"/>
              <w:rPr>
                <w:rFonts w:ascii="Times New Roman" w:hAnsi="Times New Roman"/>
                <w:sz w:val="20"/>
                <w:szCs w:val="20"/>
              </w:rPr>
            </w:pPr>
            <w:r w:rsidRPr="00BC2545">
              <w:rPr>
                <w:rFonts w:ascii="Times New Roman" w:hAnsi="Times New Roman"/>
                <w:sz w:val="20"/>
                <w:szCs w:val="20"/>
              </w:rPr>
              <w:t>Disclosure of other material information during the policy period.</w:t>
            </w:r>
          </w:p>
          <w:p w:rsidR="00D534E5" w:rsidRDefault="00D534E5" w:rsidP="00D534E5">
            <w:pPr>
              <w:pStyle w:val="NoSpacing"/>
              <w:jc w:val="both"/>
              <w:rPr>
                <w:rFonts w:ascii="Times New Roman" w:hAnsi="Times New Roman"/>
                <w:sz w:val="20"/>
                <w:szCs w:val="20"/>
              </w:rPr>
            </w:pPr>
          </w:p>
          <w:p w:rsidR="000E5976" w:rsidRDefault="000E5976" w:rsidP="00D534E5">
            <w:pPr>
              <w:pStyle w:val="NoSpacing"/>
              <w:jc w:val="both"/>
            </w:pPr>
            <w:r w:rsidRPr="00BC2545">
              <w:rPr>
                <w:rFonts w:ascii="Times New Roman" w:hAnsi="Times New Roman"/>
                <w:b/>
                <w:sz w:val="20"/>
                <w:szCs w:val="20"/>
              </w:rPr>
              <w:t>Nomination</w:t>
            </w:r>
            <w:r w:rsidRPr="00BC2545">
              <w:rPr>
                <w:rFonts w:ascii="Times New Roman" w:hAnsi="Times New Roman"/>
                <w:sz w:val="20"/>
                <w:szCs w:val="20"/>
              </w:rPr>
              <w:t>: Policyholder is required at the inception of the policy to make a nomination for the purpose of payment of claims under the policy in the event of death of the Policyholder</w:t>
            </w:r>
            <w:r>
              <w:t>.</w:t>
            </w:r>
          </w:p>
        </w:tc>
        <w:tc>
          <w:tcPr>
            <w:tcW w:w="1288" w:type="dxa"/>
          </w:tcPr>
          <w:p w:rsidR="000E5976" w:rsidRPr="00887D3D" w:rsidRDefault="001D7324" w:rsidP="005C4CB4">
            <w:pPr>
              <w:pStyle w:val="NoSpacing"/>
              <w:jc w:val="center"/>
              <w:rPr>
                <w:rFonts w:ascii="Times New Roman" w:hAnsi="Times New Roman"/>
                <w:sz w:val="20"/>
                <w:szCs w:val="20"/>
              </w:rPr>
            </w:pPr>
            <w:r>
              <w:rPr>
                <w:rFonts w:ascii="Times New Roman" w:hAnsi="Times New Roman"/>
                <w:sz w:val="20"/>
                <w:szCs w:val="20"/>
              </w:rPr>
              <w:t>Clause G. 1</w:t>
            </w:r>
          </w:p>
        </w:tc>
      </w:tr>
    </w:tbl>
    <w:p w:rsidR="00BE78D8" w:rsidRDefault="00BE78D8" w:rsidP="00BE78D8">
      <w:pPr>
        <w:spacing w:after="0" w:line="240" w:lineRule="auto"/>
        <w:rPr>
          <w:rFonts w:ascii="Times New Roman" w:hAnsi="Times New Roman"/>
          <w:b/>
          <w:sz w:val="20"/>
        </w:rPr>
      </w:pPr>
    </w:p>
    <w:p w:rsidR="00D534E5" w:rsidRDefault="00D534E5" w:rsidP="00BE78D8">
      <w:pPr>
        <w:spacing w:after="0" w:line="240" w:lineRule="auto"/>
        <w:rPr>
          <w:rFonts w:ascii="Times New Roman" w:hAnsi="Times New Roman"/>
          <w:b/>
          <w:u w:val="single"/>
        </w:rPr>
      </w:pPr>
    </w:p>
    <w:p w:rsidR="00D534E5" w:rsidRDefault="00D534E5" w:rsidP="00BE78D8">
      <w:pPr>
        <w:spacing w:after="0" w:line="240" w:lineRule="auto"/>
        <w:rPr>
          <w:rFonts w:ascii="Times New Roman" w:hAnsi="Times New Roman"/>
          <w:b/>
          <w:u w:val="single"/>
        </w:rPr>
      </w:pPr>
    </w:p>
    <w:p w:rsidR="000E5976" w:rsidRPr="000E5976" w:rsidRDefault="000E5976" w:rsidP="00BE78D8">
      <w:pPr>
        <w:spacing w:after="0" w:line="240" w:lineRule="auto"/>
        <w:rPr>
          <w:rFonts w:ascii="Times New Roman" w:hAnsi="Times New Roman"/>
          <w:b/>
          <w:u w:val="single"/>
        </w:rPr>
      </w:pPr>
      <w:r w:rsidRPr="000E5976">
        <w:rPr>
          <w:rFonts w:ascii="Times New Roman" w:hAnsi="Times New Roman"/>
          <w:b/>
          <w:u w:val="single"/>
        </w:rPr>
        <w:t xml:space="preserve">Declaration by the Policyholder; </w:t>
      </w:r>
    </w:p>
    <w:p w:rsidR="000E5976" w:rsidRPr="000E5976" w:rsidRDefault="000E5976" w:rsidP="00BE78D8">
      <w:pPr>
        <w:spacing w:after="0" w:line="240" w:lineRule="auto"/>
        <w:rPr>
          <w:rFonts w:ascii="Times New Roman" w:hAnsi="Times New Roman"/>
        </w:rPr>
      </w:pPr>
    </w:p>
    <w:p w:rsidR="000E5976" w:rsidRPr="000E5976" w:rsidRDefault="000E5976" w:rsidP="00BE78D8">
      <w:pPr>
        <w:spacing w:after="0" w:line="240" w:lineRule="auto"/>
        <w:rPr>
          <w:rFonts w:ascii="Times New Roman" w:hAnsi="Times New Roman"/>
        </w:rPr>
      </w:pPr>
      <w:r w:rsidRPr="000E5976">
        <w:rPr>
          <w:rFonts w:ascii="Times New Roman" w:hAnsi="Times New Roman"/>
        </w:rPr>
        <w:t xml:space="preserve">I have read the above and confirm having noted details. </w:t>
      </w:r>
    </w:p>
    <w:p w:rsidR="000E5976" w:rsidRPr="000E5976" w:rsidRDefault="000E5976" w:rsidP="00BE78D8">
      <w:pPr>
        <w:spacing w:after="0" w:line="240" w:lineRule="auto"/>
        <w:rPr>
          <w:rFonts w:ascii="Times New Roman" w:hAnsi="Times New Roman"/>
        </w:rPr>
      </w:pPr>
    </w:p>
    <w:p w:rsidR="000E5976" w:rsidRPr="000E5976" w:rsidRDefault="000E5976" w:rsidP="00BE78D8">
      <w:pPr>
        <w:spacing w:after="0" w:line="240" w:lineRule="auto"/>
        <w:rPr>
          <w:rFonts w:ascii="Times New Roman" w:hAnsi="Times New Roman"/>
        </w:rPr>
      </w:pPr>
    </w:p>
    <w:p w:rsidR="000E5976" w:rsidRPr="000E5976" w:rsidRDefault="000E5976" w:rsidP="00BE78D8">
      <w:pPr>
        <w:spacing w:after="0" w:line="240" w:lineRule="auto"/>
        <w:rPr>
          <w:rFonts w:ascii="Times New Roman" w:hAnsi="Times New Roman"/>
          <w:b/>
        </w:rPr>
      </w:pPr>
      <w:r w:rsidRPr="000E5976">
        <w:rPr>
          <w:rFonts w:ascii="Times New Roman" w:hAnsi="Times New Roman"/>
          <w:b/>
        </w:rPr>
        <w:t xml:space="preserve">Place: </w:t>
      </w:r>
    </w:p>
    <w:p w:rsidR="000E5976" w:rsidRPr="000E5976" w:rsidRDefault="000E5976" w:rsidP="00BE78D8">
      <w:pPr>
        <w:pBdr>
          <w:bottom w:val="single" w:sz="6" w:space="1" w:color="auto"/>
        </w:pBdr>
        <w:spacing w:after="0" w:line="240" w:lineRule="auto"/>
        <w:rPr>
          <w:rFonts w:ascii="Times New Roman" w:hAnsi="Times New Roman"/>
        </w:rPr>
      </w:pPr>
      <w:r w:rsidRPr="000E5976">
        <w:rPr>
          <w:rFonts w:ascii="Times New Roman" w:hAnsi="Times New Roman"/>
          <w:b/>
        </w:rPr>
        <w:t xml:space="preserve">Date:                                                                                                                 </w:t>
      </w:r>
      <w:r>
        <w:rPr>
          <w:rFonts w:ascii="Times New Roman" w:hAnsi="Times New Roman"/>
          <w:b/>
        </w:rPr>
        <w:t xml:space="preserve">            </w:t>
      </w:r>
      <w:r w:rsidRPr="000E5976">
        <w:rPr>
          <w:rFonts w:ascii="Times New Roman" w:hAnsi="Times New Roman"/>
          <w:b/>
        </w:rPr>
        <w:t>(Signature of the Policyholder)</w:t>
      </w:r>
    </w:p>
    <w:p w:rsidR="000E5976" w:rsidRPr="000E5976" w:rsidRDefault="000E5976" w:rsidP="00BE78D8">
      <w:pPr>
        <w:spacing w:after="0" w:line="240" w:lineRule="auto"/>
        <w:rPr>
          <w:rFonts w:ascii="Times New Roman" w:hAnsi="Times New Roman"/>
        </w:rPr>
      </w:pPr>
      <w:r w:rsidRPr="000E5976">
        <w:rPr>
          <w:rFonts w:ascii="Times New Roman" w:hAnsi="Times New Roman"/>
        </w:rPr>
        <w:t xml:space="preserve"> </w:t>
      </w:r>
    </w:p>
    <w:p w:rsidR="000E5976" w:rsidRPr="000E5976" w:rsidRDefault="000E5976" w:rsidP="00BE78D8">
      <w:pPr>
        <w:spacing w:after="0" w:line="240" w:lineRule="auto"/>
        <w:rPr>
          <w:rFonts w:ascii="Times New Roman" w:hAnsi="Times New Roman"/>
        </w:rPr>
      </w:pPr>
    </w:p>
    <w:p w:rsidR="000E5976" w:rsidRPr="000E5976" w:rsidRDefault="000E5976" w:rsidP="00BE78D8">
      <w:pPr>
        <w:spacing w:after="0" w:line="240" w:lineRule="auto"/>
        <w:rPr>
          <w:rFonts w:ascii="Times New Roman" w:hAnsi="Times New Roman"/>
        </w:rPr>
      </w:pPr>
    </w:p>
    <w:p w:rsidR="000E5976" w:rsidRPr="000E5976" w:rsidRDefault="000E5976" w:rsidP="00BE78D8">
      <w:pPr>
        <w:spacing w:after="0" w:line="240" w:lineRule="auto"/>
        <w:rPr>
          <w:rFonts w:ascii="Times New Roman" w:hAnsi="Times New Roman"/>
          <w:sz w:val="20"/>
        </w:rPr>
      </w:pPr>
      <w:r w:rsidRPr="000E5976">
        <w:rPr>
          <w:rFonts w:ascii="Times New Roman" w:hAnsi="Times New Roman"/>
          <w:b/>
        </w:rPr>
        <w:t>Legal Disclaimer Note:</w:t>
      </w:r>
      <w:r w:rsidRPr="000E5976">
        <w:rPr>
          <w:rFonts w:ascii="Times New Roman" w:hAnsi="Times New Roman"/>
        </w:rPr>
        <w:t xml:space="preserve"> The information must be read in conjunction with the policy document. In case of any conflict between the CIS and the policy document, the terms and conditions mentioned in the policy shall prevail.</w:t>
      </w:r>
    </w:p>
    <w:sectPr w:rsidR="000E5976" w:rsidRPr="000E5976" w:rsidSect="00461427">
      <w:pgSz w:w="12240" w:h="15840"/>
      <w:pgMar w:top="630" w:right="900" w:bottom="851" w:left="990" w:header="720" w:footer="2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A50" w:rsidRDefault="00E97A50" w:rsidP="00842474">
      <w:pPr>
        <w:spacing w:after="0" w:line="240" w:lineRule="auto"/>
      </w:pPr>
      <w:r>
        <w:separator/>
      </w:r>
    </w:p>
  </w:endnote>
  <w:endnote w:type="continuationSeparator" w:id="0">
    <w:p w:rsidR="00E97A50" w:rsidRDefault="00E97A50" w:rsidP="0084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A50" w:rsidRDefault="00E97A50" w:rsidP="00842474">
      <w:pPr>
        <w:spacing w:after="0" w:line="240" w:lineRule="auto"/>
      </w:pPr>
      <w:r>
        <w:separator/>
      </w:r>
    </w:p>
  </w:footnote>
  <w:footnote w:type="continuationSeparator" w:id="0">
    <w:p w:rsidR="00E97A50" w:rsidRDefault="00E97A50" w:rsidP="00842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D0617"/>
    <w:multiLevelType w:val="hybridMultilevel"/>
    <w:tmpl w:val="97B0B72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791971"/>
    <w:multiLevelType w:val="hybridMultilevel"/>
    <w:tmpl w:val="99A82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0F51EF"/>
    <w:multiLevelType w:val="hybridMultilevel"/>
    <w:tmpl w:val="0B681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33970"/>
    <w:multiLevelType w:val="hybridMultilevel"/>
    <w:tmpl w:val="66FE8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D05885"/>
    <w:multiLevelType w:val="hybridMultilevel"/>
    <w:tmpl w:val="DD62856A"/>
    <w:lvl w:ilvl="0" w:tplc="C1E89838">
      <w:start w:val="1"/>
      <w:numFmt w:val="decimal"/>
      <w:lvlText w:val="2.%1."/>
      <w:lvlJc w:val="left"/>
      <w:pPr>
        <w:ind w:left="1170" w:hanging="360"/>
      </w:pPr>
      <w:rPr>
        <w:rFonts w:ascii="Times New Roman" w:hAnsi="Times New Roman" w:cs="Times New Roman" w:hint="default"/>
        <w:b w:val="0"/>
        <w:color w:val="auto"/>
        <w:sz w:val="22"/>
        <w:szCs w:val="22"/>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37A54FA"/>
    <w:multiLevelType w:val="hybridMultilevel"/>
    <w:tmpl w:val="929AB1C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7B5854"/>
    <w:multiLevelType w:val="hybridMultilevel"/>
    <w:tmpl w:val="9648DA8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260212"/>
    <w:multiLevelType w:val="multilevel"/>
    <w:tmpl w:val="CDEA4948"/>
    <w:lvl w:ilvl="0">
      <w:start w:val="1"/>
      <w:numFmt w:val="decimal"/>
      <w:lvlText w:val="%1"/>
      <w:lvlJc w:val="left"/>
      <w:pPr>
        <w:ind w:left="435" w:hanging="435"/>
      </w:pPr>
      <w:rPr>
        <w:rFonts w:hint="default"/>
      </w:rPr>
    </w:lvl>
    <w:lvl w:ilvl="1">
      <w:start w:val="3"/>
      <w:numFmt w:val="decimal"/>
      <w:lvlText w:val="%1.%2"/>
      <w:lvlJc w:val="left"/>
      <w:pPr>
        <w:ind w:left="750" w:hanging="435"/>
      </w:pPr>
      <w:rPr>
        <w:rFonts w:hint="default"/>
        <w:b/>
      </w:rPr>
    </w:lvl>
    <w:lvl w:ilvl="2">
      <w:start w:val="1"/>
      <w:numFmt w:val="decimal"/>
      <w:lvlText w:val="%1.4.%3"/>
      <w:lvlJc w:val="left"/>
      <w:pPr>
        <w:ind w:left="8942" w:hanging="720"/>
      </w:pPr>
      <w:rPr>
        <w:rFonts w:hint="default"/>
        <w:b/>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8" w15:restartNumberingAfterBreak="0">
    <w:nsid w:val="156B5470"/>
    <w:multiLevelType w:val="hybridMultilevel"/>
    <w:tmpl w:val="19787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871771"/>
    <w:multiLevelType w:val="hybridMultilevel"/>
    <w:tmpl w:val="E67E10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7E14F9"/>
    <w:multiLevelType w:val="multilevel"/>
    <w:tmpl w:val="50C28C88"/>
    <w:lvl w:ilvl="0">
      <w:start w:val="1"/>
      <w:numFmt w:val="decimal"/>
      <w:lvlText w:val="1.%1"/>
      <w:lvlJc w:val="left"/>
      <w:pPr>
        <w:ind w:left="360" w:hanging="360"/>
      </w:pPr>
      <w:rPr>
        <w:rFonts w:ascii="Times New Roman" w:hAnsi="Times New Roman" w:cs="Times New Roman" w:hint="default"/>
        <w:b/>
        <w:bCs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80D3101"/>
    <w:multiLevelType w:val="hybridMultilevel"/>
    <w:tmpl w:val="43D24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683EE0"/>
    <w:multiLevelType w:val="hybridMultilevel"/>
    <w:tmpl w:val="763A13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2F73B4"/>
    <w:multiLevelType w:val="hybridMultilevel"/>
    <w:tmpl w:val="B1D85D1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883475"/>
    <w:multiLevelType w:val="hybridMultilevel"/>
    <w:tmpl w:val="5686EA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E451505"/>
    <w:multiLevelType w:val="multilevel"/>
    <w:tmpl w:val="D466CD14"/>
    <w:lvl w:ilvl="0">
      <w:start w:val="1"/>
      <w:numFmt w:val="decimal"/>
      <w:lvlText w:val="%1"/>
      <w:lvlJc w:val="left"/>
      <w:pPr>
        <w:ind w:left="435" w:hanging="435"/>
      </w:pPr>
      <w:rPr>
        <w:rFonts w:hint="default"/>
      </w:rPr>
    </w:lvl>
    <w:lvl w:ilvl="1">
      <w:start w:val="3"/>
      <w:numFmt w:val="decimal"/>
      <w:lvlText w:val="%1.%2"/>
      <w:lvlJc w:val="left"/>
      <w:pPr>
        <w:ind w:left="750" w:hanging="435"/>
      </w:pPr>
      <w:rPr>
        <w:rFonts w:hint="default"/>
        <w:b/>
      </w:rPr>
    </w:lvl>
    <w:lvl w:ilvl="2">
      <w:start w:val="1"/>
      <w:numFmt w:val="decimal"/>
      <w:lvlText w:val="%1.4.%3"/>
      <w:lvlJc w:val="left"/>
      <w:pPr>
        <w:ind w:left="1440" w:hanging="720"/>
      </w:pPr>
      <w:rPr>
        <w:rFonts w:hint="default"/>
        <w:b/>
      </w:rPr>
    </w:lvl>
    <w:lvl w:ilvl="3">
      <w:start w:val="1"/>
      <w:numFmt w:val="decimal"/>
      <w:lvlText w:val="%1.%2.%3.%4"/>
      <w:lvlJc w:val="left"/>
      <w:pPr>
        <w:ind w:left="1665" w:hanging="720"/>
      </w:pPr>
      <w:rPr>
        <w:rFonts w:hint="default"/>
        <w:b/>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16" w15:restartNumberingAfterBreak="0">
    <w:nsid w:val="3F5E3AE4"/>
    <w:multiLevelType w:val="multilevel"/>
    <w:tmpl w:val="3F620702"/>
    <w:lvl w:ilvl="0">
      <w:start w:val="1"/>
      <w:numFmt w:val="decimal"/>
      <w:lvlText w:val="%1"/>
      <w:lvlJc w:val="left"/>
      <w:pPr>
        <w:ind w:left="435" w:hanging="435"/>
      </w:pPr>
      <w:rPr>
        <w:rFonts w:hint="default"/>
      </w:rPr>
    </w:lvl>
    <w:lvl w:ilvl="1">
      <w:start w:val="3"/>
      <w:numFmt w:val="decimal"/>
      <w:lvlText w:val="%1.%2"/>
      <w:lvlJc w:val="left"/>
      <w:pPr>
        <w:ind w:left="750" w:hanging="43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665" w:hanging="720"/>
      </w:pPr>
      <w:rPr>
        <w:rFonts w:hint="default"/>
        <w:b/>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17" w15:restartNumberingAfterBreak="0">
    <w:nsid w:val="44BA5F9B"/>
    <w:multiLevelType w:val="hybridMultilevel"/>
    <w:tmpl w:val="0978B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C3686C"/>
    <w:multiLevelType w:val="multilevel"/>
    <w:tmpl w:val="C798C066"/>
    <w:lvl w:ilvl="0">
      <w:start w:val="1"/>
      <w:numFmt w:val="bullet"/>
      <w:lvlText w:val=""/>
      <w:lvlJc w:val="left"/>
      <w:pPr>
        <w:ind w:left="870" w:hanging="435"/>
      </w:pPr>
      <w:rPr>
        <w:rFonts w:ascii="Symbol" w:hAnsi="Symbol" w:hint="default"/>
        <w:b/>
      </w:rPr>
    </w:lvl>
    <w:lvl w:ilvl="1">
      <w:start w:val="2"/>
      <w:numFmt w:val="decimal"/>
      <w:lvlText w:val="%1.%2"/>
      <w:lvlJc w:val="left"/>
      <w:pPr>
        <w:ind w:left="1185" w:hanging="435"/>
      </w:pPr>
      <w:rPr>
        <w:rFonts w:cs="Times New Roman" w:hint="default"/>
        <w:b/>
      </w:rPr>
    </w:lvl>
    <w:lvl w:ilvl="2">
      <w:start w:val="1"/>
      <w:numFmt w:val="decimal"/>
      <w:lvlText w:val="%1.3.%3"/>
      <w:lvlJc w:val="left"/>
      <w:pPr>
        <w:ind w:left="1965" w:hanging="720"/>
      </w:pPr>
      <w:rPr>
        <w:rFonts w:cs="Times New Roman" w:hint="default"/>
        <w:b/>
      </w:rPr>
    </w:lvl>
    <w:lvl w:ilvl="3">
      <w:start w:val="1"/>
      <w:numFmt w:val="decimal"/>
      <w:lvlText w:val="%1.%2.%3.%4"/>
      <w:lvlJc w:val="left"/>
      <w:pPr>
        <w:ind w:left="2100" w:hanging="720"/>
      </w:pPr>
      <w:rPr>
        <w:rFonts w:cs="Times New Roman" w:hint="default"/>
        <w:b/>
      </w:rPr>
    </w:lvl>
    <w:lvl w:ilvl="4">
      <w:start w:val="1"/>
      <w:numFmt w:val="decimal"/>
      <w:lvlText w:val="%1.%2.%3.%4.%5"/>
      <w:lvlJc w:val="left"/>
      <w:pPr>
        <w:ind w:left="2775" w:hanging="1080"/>
      </w:pPr>
      <w:rPr>
        <w:rFonts w:cs="Times New Roman" w:hint="default"/>
        <w:b/>
      </w:rPr>
    </w:lvl>
    <w:lvl w:ilvl="5">
      <w:start w:val="1"/>
      <w:numFmt w:val="decimal"/>
      <w:lvlText w:val="%1.%2.%3.%4.%5.%6"/>
      <w:lvlJc w:val="left"/>
      <w:pPr>
        <w:ind w:left="3090" w:hanging="1080"/>
      </w:pPr>
      <w:rPr>
        <w:rFonts w:cs="Times New Roman" w:hint="default"/>
        <w:b/>
      </w:rPr>
    </w:lvl>
    <w:lvl w:ilvl="6">
      <w:start w:val="1"/>
      <w:numFmt w:val="decimal"/>
      <w:lvlText w:val="%1.%2.%3.%4.%5.%6.%7"/>
      <w:lvlJc w:val="left"/>
      <w:pPr>
        <w:ind w:left="3765" w:hanging="1440"/>
      </w:pPr>
      <w:rPr>
        <w:rFonts w:cs="Times New Roman" w:hint="default"/>
        <w:b/>
      </w:rPr>
    </w:lvl>
    <w:lvl w:ilvl="7">
      <w:start w:val="1"/>
      <w:numFmt w:val="decimal"/>
      <w:lvlText w:val="%1.%2.%3.%4.%5.%6.%7.%8"/>
      <w:lvlJc w:val="left"/>
      <w:pPr>
        <w:ind w:left="4080" w:hanging="1440"/>
      </w:pPr>
      <w:rPr>
        <w:rFonts w:cs="Times New Roman" w:hint="default"/>
        <w:b/>
      </w:rPr>
    </w:lvl>
    <w:lvl w:ilvl="8">
      <w:start w:val="1"/>
      <w:numFmt w:val="decimal"/>
      <w:lvlText w:val="%1.%2.%3.%4.%5.%6.%7.%8.%9"/>
      <w:lvlJc w:val="left"/>
      <w:pPr>
        <w:ind w:left="4395" w:hanging="1440"/>
      </w:pPr>
      <w:rPr>
        <w:rFonts w:cs="Times New Roman" w:hint="default"/>
        <w:b/>
      </w:rPr>
    </w:lvl>
  </w:abstractNum>
  <w:abstractNum w:abstractNumId="19" w15:restartNumberingAfterBreak="0">
    <w:nsid w:val="4AF2744B"/>
    <w:multiLevelType w:val="multilevel"/>
    <w:tmpl w:val="C798C066"/>
    <w:lvl w:ilvl="0">
      <w:start w:val="1"/>
      <w:numFmt w:val="bullet"/>
      <w:lvlText w:val=""/>
      <w:lvlJc w:val="left"/>
      <w:pPr>
        <w:ind w:left="435" w:hanging="435"/>
      </w:pPr>
      <w:rPr>
        <w:rFonts w:ascii="Symbol" w:hAnsi="Symbol" w:hint="default"/>
        <w:b/>
      </w:rPr>
    </w:lvl>
    <w:lvl w:ilvl="1">
      <w:start w:val="2"/>
      <w:numFmt w:val="decimal"/>
      <w:lvlText w:val="%1.%2"/>
      <w:lvlJc w:val="left"/>
      <w:pPr>
        <w:ind w:left="750" w:hanging="435"/>
      </w:pPr>
      <w:rPr>
        <w:rFonts w:cs="Times New Roman" w:hint="default"/>
        <w:b/>
      </w:rPr>
    </w:lvl>
    <w:lvl w:ilvl="2">
      <w:start w:val="1"/>
      <w:numFmt w:val="decimal"/>
      <w:lvlText w:val="%1.3.%3"/>
      <w:lvlJc w:val="left"/>
      <w:pPr>
        <w:ind w:left="1530" w:hanging="720"/>
      </w:pPr>
      <w:rPr>
        <w:rFonts w:cs="Times New Roman" w:hint="default"/>
        <w:b/>
      </w:rPr>
    </w:lvl>
    <w:lvl w:ilvl="3">
      <w:start w:val="1"/>
      <w:numFmt w:val="decimal"/>
      <w:lvlText w:val="%1.%2.%3.%4"/>
      <w:lvlJc w:val="left"/>
      <w:pPr>
        <w:ind w:left="1665" w:hanging="720"/>
      </w:pPr>
      <w:rPr>
        <w:rFonts w:cs="Times New Roman" w:hint="default"/>
        <w:b/>
      </w:rPr>
    </w:lvl>
    <w:lvl w:ilvl="4">
      <w:start w:val="1"/>
      <w:numFmt w:val="decimal"/>
      <w:lvlText w:val="%1.%2.%3.%4.%5"/>
      <w:lvlJc w:val="left"/>
      <w:pPr>
        <w:ind w:left="2340" w:hanging="1080"/>
      </w:pPr>
      <w:rPr>
        <w:rFonts w:cs="Times New Roman" w:hint="default"/>
        <w:b/>
      </w:rPr>
    </w:lvl>
    <w:lvl w:ilvl="5">
      <w:start w:val="1"/>
      <w:numFmt w:val="decimal"/>
      <w:lvlText w:val="%1.%2.%3.%4.%5.%6"/>
      <w:lvlJc w:val="left"/>
      <w:pPr>
        <w:ind w:left="2655" w:hanging="1080"/>
      </w:pPr>
      <w:rPr>
        <w:rFonts w:cs="Times New Roman" w:hint="default"/>
        <w:b/>
      </w:rPr>
    </w:lvl>
    <w:lvl w:ilvl="6">
      <w:start w:val="1"/>
      <w:numFmt w:val="decimal"/>
      <w:lvlText w:val="%1.%2.%3.%4.%5.%6.%7"/>
      <w:lvlJc w:val="left"/>
      <w:pPr>
        <w:ind w:left="3330" w:hanging="1440"/>
      </w:pPr>
      <w:rPr>
        <w:rFonts w:cs="Times New Roman" w:hint="default"/>
        <w:b/>
      </w:rPr>
    </w:lvl>
    <w:lvl w:ilvl="7">
      <w:start w:val="1"/>
      <w:numFmt w:val="decimal"/>
      <w:lvlText w:val="%1.%2.%3.%4.%5.%6.%7.%8"/>
      <w:lvlJc w:val="left"/>
      <w:pPr>
        <w:ind w:left="3645" w:hanging="1440"/>
      </w:pPr>
      <w:rPr>
        <w:rFonts w:cs="Times New Roman" w:hint="default"/>
        <w:b/>
      </w:rPr>
    </w:lvl>
    <w:lvl w:ilvl="8">
      <w:start w:val="1"/>
      <w:numFmt w:val="decimal"/>
      <w:lvlText w:val="%1.%2.%3.%4.%5.%6.%7.%8.%9"/>
      <w:lvlJc w:val="left"/>
      <w:pPr>
        <w:ind w:left="3960" w:hanging="1440"/>
      </w:pPr>
      <w:rPr>
        <w:rFonts w:cs="Times New Roman" w:hint="default"/>
        <w:b/>
      </w:rPr>
    </w:lvl>
  </w:abstractNum>
  <w:abstractNum w:abstractNumId="20" w15:restartNumberingAfterBreak="0">
    <w:nsid w:val="504B01B7"/>
    <w:multiLevelType w:val="hybridMultilevel"/>
    <w:tmpl w:val="01E27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336336"/>
    <w:multiLevelType w:val="hybridMultilevel"/>
    <w:tmpl w:val="4BC64DF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F4696F"/>
    <w:multiLevelType w:val="hybridMultilevel"/>
    <w:tmpl w:val="2BA0F92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96457F"/>
    <w:multiLevelType w:val="hybridMultilevel"/>
    <w:tmpl w:val="B4546DFA"/>
    <w:lvl w:ilvl="0" w:tplc="49F6DB98">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FB85403"/>
    <w:multiLevelType w:val="hybridMultilevel"/>
    <w:tmpl w:val="7FB6CD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7C3789"/>
    <w:multiLevelType w:val="hybridMultilevel"/>
    <w:tmpl w:val="8F1EF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052C52"/>
    <w:multiLevelType w:val="hybridMultilevel"/>
    <w:tmpl w:val="F784151E"/>
    <w:lvl w:ilvl="0" w:tplc="7924E224">
      <w:start w:val="1"/>
      <w:numFmt w:val="decimal"/>
      <w:lvlText w:val="%1."/>
      <w:lvlJc w:val="left"/>
      <w:pPr>
        <w:ind w:left="740" w:hanging="360"/>
      </w:pPr>
      <w:rPr>
        <w:rFonts w:ascii="Arial" w:eastAsia="Arial" w:hAnsi="Arial" w:cs="Arial" w:hint="default"/>
        <w:spacing w:val="-23"/>
        <w:w w:val="97"/>
        <w:sz w:val="24"/>
        <w:szCs w:val="24"/>
        <w:lang w:val="en-US" w:eastAsia="en-US" w:bidi="ar-SA"/>
      </w:rPr>
    </w:lvl>
    <w:lvl w:ilvl="1" w:tplc="3AD4253E">
      <w:start w:val="1"/>
      <w:numFmt w:val="lowerRoman"/>
      <w:lvlText w:val="%2."/>
      <w:lvlJc w:val="left"/>
      <w:pPr>
        <w:ind w:left="1676" w:hanging="576"/>
      </w:pPr>
      <w:rPr>
        <w:rFonts w:ascii="Arial" w:eastAsia="Arial" w:hAnsi="Arial" w:cs="Arial" w:hint="default"/>
        <w:spacing w:val="-12"/>
        <w:w w:val="97"/>
        <w:sz w:val="24"/>
        <w:szCs w:val="24"/>
        <w:lang w:val="en-US" w:eastAsia="en-US" w:bidi="ar-SA"/>
      </w:rPr>
    </w:lvl>
    <w:lvl w:ilvl="2" w:tplc="28C096F8">
      <w:numFmt w:val="bullet"/>
      <w:lvlText w:val="•"/>
      <w:lvlJc w:val="left"/>
      <w:pPr>
        <w:ind w:left="2652" w:hanging="576"/>
      </w:pPr>
      <w:rPr>
        <w:rFonts w:hint="default"/>
        <w:lang w:val="en-US" w:eastAsia="en-US" w:bidi="ar-SA"/>
      </w:rPr>
    </w:lvl>
    <w:lvl w:ilvl="3" w:tplc="25E8B742">
      <w:numFmt w:val="bullet"/>
      <w:lvlText w:val="•"/>
      <w:lvlJc w:val="left"/>
      <w:pPr>
        <w:ind w:left="3624" w:hanging="576"/>
      </w:pPr>
      <w:rPr>
        <w:rFonts w:hint="default"/>
        <w:lang w:val="en-US" w:eastAsia="en-US" w:bidi="ar-SA"/>
      </w:rPr>
    </w:lvl>
    <w:lvl w:ilvl="4" w:tplc="EAFE99F8">
      <w:numFmt w:val="bullet"/>
      <w:lvlText w:val="•"/>
      <w:lvlJc w:val="left"/>
      <w:pPr>
        <w:ind w:left="4597" w:hanging="576"/>
      </w:pPr>
      <w:rPr>
        <w:rFonts w:hint="default"/>
        <w:lang w:val="en-US" w:eastAsia="en-US" w:bidi="ar-SA"/>
      </w:rPr>
    </w:lvl>
    <w:lvl w:ilvl="5" w:tplc="38D829A8">
      <w:numFmt w:val="bullet"/>
      <w:lvlText w:val="•"/>
      <w:lvlJc w:val="left"/>
      <w:pPr>
        <w:ind w:left="5569" w:hanging="576"/>
      </w:pPr>
      <w:rPr>
        <w:rFonts w:hint="default"/>
        <w:lang w:val="en-US" w:eastAsia="en-US" w:bidi="ar-SA"/>
      </w:rPr>
    </w:lvl>
    <w:lvl w:ilvl="6" w:tplc="629EAA5A">
      <w:numFmt w:val="bullet"/>
      <w:lvlText w:val="•"/>
      <w:lvlJc w:val="left"/>
      <w:pPr>
        <w:ind w:left="6541" w:hanging="576"/>
      </w:pPr>
      <w:rPr>
        <w:rFonts w:hint="default"/>
        <w:lang w:val="en-US" w:eastAsia="en-US" w:bidi="ar-SA"/>
      </w:rPr>
    </w:lvl>
    <w:lvl w:ilvl="7" w:tplc="ACC6C0F2">
      <w:numFmt w:val="bullet"/>
      <w:lvlText w:val="•"/>
      <w:lvlJc w:val="left"/>
      <w:pPr>
        <w:ind w:left="7514" w:hanging="576"/>
      </w:pPr>
      <w:rPr>
        <w:rFonts w:hint="default"/>
        <w:lang w:val="en-US" w:eastAsia="en-US" w:bidi="ar-SA"/>
      </w:rPr>
    </w:lvl>
    <w:lvl w:ilvl="8" w:tplc="B726DD5A">
      <w:numFmt w:val="bullet"/>
      <w:lvlText w:val="•"/>
      <w:lvlJc w:val="left"/>
      <w:pPr>
        <w:ind w:left="8486" w:hanging="576"/>
      </w:pPr>
      <w:rPr>
        <w:rFonts w:hint="default"/>
        <w:lang w:val="en-US" w:eastAsia="en-US" w:bidi="ar-SA"/>
      </w:rPr>
    </w:lvl>
  </w:abstractNum>
  <w:abstractNum w:abstractNumId="27" w15:restartNumberingAfterBreak="0">
    <w:nsid w:val="69873E86"/>
    <w:multiLevelType w:val="hybridMultilevel"/>
    <w:tmpl w:val="CA3CF7FC"/>
    <w:lvl w:ilvl="0" w:tplc="04090001">
      <w:start w:val="1"/>
      <w:numFmt w:val="bullet"/>
      <w:lvlText w:val=""/>
      <w:lvlJc w:val="left"/>
      <w:pPr>
        <w:ind w:left="360" w:hanging="360"/>
      </w:pPr>
      <w:rPr>
        <w:rFonts w:ascii="Symbol" w:hAnsi="Symbol" w:hint="default"/>
        <w:b/>
        <w:bCs/>
      </w:rPr>
    </w:lvl>
    <w:lvl w:ilvl="1" w:tplc="04090019" w:tentative="1">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8" w15:restartNumberingAfterBreak="0">
    <w:nsid w:val="6A354C98"/>
    <w:multiLevelType w:val="hybridMultilevel"/>
    <w:tmpl w:val="37FC2CB8"/>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4C33D0"/>
    <w:multiLevelType w:val="hybridMultilevel"/>
    <w:tmpl w:val="E30E5336"/>
    <w:lvl w:ilvl="0" w:tplc="49F6DB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B7821B2"/>
    <w:multiLevelType w:val="hybridMultilevel"/>
    <w:tmpl w:val="B8924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E10202D"/>
    <w:multiLevelType w:val="hybridMultilevel"/>
    <w:tmpl w:val="0862F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0A7601"/>
    <w:multiLevelType w:val="hybridMultilevel"/>
    <w:tmpl w:val="C0FC23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7BDA3B74"/>
    <w:multiLevelType w:val="hybridMultilevel"/>
    <w:tmpl w:val="5A9EC5CE"/>
    <w:lvl w:ilvl="0" w:tplc="04090019">
      <w:start w:val="1"/>
      <w:numFmt w:val="lowerLetter"/>
      <w:lvlText w:val="%1."/>
      <w:lvlJc w:val="left"/>
      <w:pPr>
        <w:ind w:left="630" w:hanging="360"/>
      </w:pPr>
      <w:rPr>
        <w:rFonts w:hint="default"/>
      </w:rPr>
    </w:lvl>
    <w:lvl w:ilvl="1" w:tplc="19CE544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9E3D39"/>
    <w:multiLevelType w:val="hybridMultilevel"/>
    <w:tmpl w:val="DF9A94A4"/>
    <w:lvl w:ilvl="0" w:tplc="49F6DB9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554291"/>
    <w:multiLevelType w:val="multilevel"/>
    <w:tmpl w:val="093EE88A"/>
    <w:lvl w:ilvl="0">
      <w:start w:val="1"/>
      <w:numFmt w:val="decimal"/>
      <w:lvlText w:val="%1"/>
      <w:lvlJc w:val="left"/>
      <w:pPr>
        <w:ind w:left="435" w:hanging="435"/>
      </w:pPr>
      <w:rPr>
        <w:rFonts w:hint="default"/>
      </w:rPr>
    </w:lvl>
    <w:lvl w:ilvl="1">
      <w:start w:val="3"/>
      <w:numFmt w:val="decimal"/>
      <w:lvlText w:val="%1.%2"/>
      <w:lvlJc w:val="left"/>
      <w:pPr>
        <w:ind w:left="750" w:hanging="435"/>
      </w:pPr>
      <w:rPr>
        <w:rFonts w:hint="default"/>
        <w:b/>
      </w:rPr>
    </w:lvl>
    <w:lvl w:ilvl="2">
      <w:start w:val="1"/>
      <w:numFmt w:val="bullet"/>
      <w:lvlText w:val=""/>
      <w:lvlJc w:val="left"/>
      <w:pPr>
        <w:ind w:left="1440" w:hanging="720"/>
      </w:pPr>
      <w:rPr>
        <w:rFonts w:ascii="Symbol" w:hAnsi="Symbol" w:hint="default"/>
        <w:b/>
      </w:rPr>
    </w:lvl>
    <w:lvl w:ilvl="3">
      <w:start w:val="1"/>
      <w:numFmt w:val="decimal"/>
      <w:lvlText w:val="%1.%2.%3.%4"/>
      <w:lvlJc w:val="left"/>
      <w:pPr>
        <w:ind w:left="1665" w:hanging="720"/>
      </w:pPr>
      <w:rPr>
        <w:rFonts w:hint="default"/>
        <w:b/>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num w:numId="1">
    <w:abstractNumId w:val="16"/>
  </w:num>
  <w:num w:numId="2">
    <w:abstractNumId w:val="35"/>
  </w:num>
  <w:num w:numId="3">
    <w:abstractNumId w:val="7"/>
  </w:num>
  <w:num w:numId="4">
    <w:abstractNumId w:val="4"/>
  </w:num>
  <w:num w:numId="5">
    <w:abstractNumId w:val="25"/>
  </w:num>
  <w:num w:numId="6">
    <w:abstractNumId w:val="15"/>
  </w:num>
  <w:num w:numId="7">
    <w:abstractNumId w:val="10"/>
  </w:num>
  <w:num w:numId="8">
    <w:abstractNumId w:val="33"/>
  </w:num>
  <w:num w:numId="9">
    <w:abstractNumId w:val="27"/>
  </w:num>
  <w:num w:numId="10">
    <w:abstractNumId w:val="3"/>
  </w:num>
  <w:num w:numId="11">
    <w:abstractNumId w:val="18"/>
  </w:num>
  <w:num w:numId="12">
    <w:abstractNumId w:val="31"/>
  </w:num>
  <w:num w:numId="13">
    <w:abstractNumId w:val="19"/>
  </w:num>
  <w:num w:numId="14">
    <w:abstractNumId w:val="2"/>
  </w:num>
  <w:num w:numId="15">
    <w:abstractNumId w:val="20"/>
  </w:num>
  <w:num w:numId="16">
    <w:abstractNumId w:val="11"/>
  </w:num>
  <w:num w:numId="17">
    <w:abstractNumId w:val="30"/>
  </w:num>
  <w:num w:numId="18">
    <w:abstractNumId w:val="17"/>
  </w:num>
  <w:num w:numId="19">
    <w:abstractNumId w:val="8"/>
  </w:num>
  <w:num w:numId="20">
    <w:abstractNumId w:val="24"/>
  </w:num>
  <w:num w:numId="21">
    <w:abstractNumId w:val="12"/>
  </w:num>
  <w:num w:numId="22">
    <w:abstractNumId w:val="0"/>
  </w:num>
  <w:num w:numId="23">
    <w:abstractNumId w:val="23"/>
  </w:num>
  <w:num w:numId="24">
    <w:abstractNumId w:val="22"/>
  </w:num>
  <w:num w:numId="25">
    <w:abstractNumId w:val="34"/>
  </w:num>
  <w:num w:numId="26">
    <w:abstractNumId w:val="14"/>
  </w:num>
  <w:num w:numId="27">
    <w:abstractNumId w:val="29"/>
  </w:num>
  <w:num w:numId="28">
    <w:abstractNumId w:val="6"/>
  </w:num>
  <w:num w:numId="29">
    <w:abstractNumId w:val="21"/>
  </w:num>
  <w:num w:numId="30">
    <w:abstractNumId w:val="32"/>
  </w:num>
  <w:num w:numId="31">
    <w:abstractNumId w:val="1"/>
  </w:num>
  <w:num w:numId="32">
    <w:abstractNumId w:val="5"/>
  </w:num>
  <w:num w:numId="33">
    <w:abstractNumId w:val="13"/>
  </w:num>
  <w:num w:numId="34">
    <w:abstractNumId w:val="9"/>
  </w:num>
  <w:num w:numId="35">
    <w:abstractNumId w:val="26"/>
  </w:num>
  <w:num w:numId="3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MPATH NARAYANAN N">
    <w15:presenceInfo w15:providerId="None" w15:userId="SAMPATH NARAYANAN 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695"/>
    <w:rsid w:val="000009F3"/>
    <w:rsid w:val="00022290"/>
    <w:rsid w:val="000330BA"/>
    <w:rsid w:val="00065B11"/>
    <w:rsid w:val="000E3F58"/>
    <w:rsid w:val="000E5976"/>
    <w:rsid w:val="0018676D"/>
    <w:rsid w:val="001C598C"/>
    <w:rsid w:val="001D22E9"/>
    <w:rsid w:val="001D3D2F"/>
    <w:rsid w:val="001D7324"/>
    <w:rsid w:val="00203E36"/>
    <w:rsid w:val="00213C7B"/>
    <w:rsid w:val="002160F8"/>
    <w:rsid w:val="00220E80"/>
    <w:rsid w:val="00276C6E"/>
    <w:rsid w:val="00294C3D"/>
    <w:rsid w:val="0031634B"/>
    <w:rsid w:val="003247B3"/>
    <w:rsid w:val="00335969"/>
    <w:rsid w:val="003412A5"/>
    <w:rsid w:val="003518E2"/>
    <w:rsid w:val="00356780"/>
    <w:rsid w:val="003C7136"/>
    <w:rsid w:val="003D69B5"/>
    <w:rsid w:val="0041305A"/>
    <w:rsid w:val="0042667F"/>
    <w:rsid w:val="00461427"/>
    <w:rsid w:val="00472700"/>
    <w:rsid w:val="00484BBC"/>
    <w:rsid w:val="004B2EE9"/>
    <w:rsid w:val="005058BF"/>
    <w:rsid w:val="005379C8"/>
    <w:rsid w:val="005405A0"/>
    <w:rsid w:val="0055193C"/>
    <w:rsid w:val="0059518B"/>
    <w:rsid w:val="005B0EA6"/>
    <w:rsid w:val="005C08CA"/>
    <w:rsid w:val="005C1641"/>
    <w:rsid w:val="005C4CB4"/>
    <w:rsid w:val="005D4695"/>
    <w:rsid w:val="005E2ADA"/>
    <w:rsid w:val="00661A36"/>
    <w:rsid w:val="00673EF8"/>
    <w:rsid w:val="0067646A"/>
    <w:rsid w:val="006D2D3B"/>
    <w:rsid w:val="0076411F"/>
    <w:rsid w:val="007B4339"/>
    <w:rsid w:val="007E5178"/>
    <w:rsid w:val="00842474"/>
    <w:rsid w:val="00854077"/>
    <w:rsid w:val="00884676"/>
    <w:rsid w:val="00884E28"/>
    <w:rsid w:val="00887D3D"/>
    <w:rsid w:val="008B455C"/>
    <w:rsid w:val="008B74A5"/>
    <w:rsid w:val="008E3B30"/>
    <w:rsid w:val="00917539"/>
    <w:rsid w:val="00924AFB"/>
    <w:rsid w:val="0093229F"/>
    <w:rsid w:val="009913DD"/>
    <w:rsid w:val="009A085F"/>
    <w:rsid w:val="009A6A90"/>
    <w:rsid w:val="009E3028"/>
    <w:rsid w:val="009F7E28"/>
    <w:rsid w:val="00A306B8"/>
    <w:rsid w:val="00A3101D"/>
    <w:rsid w:val="00A465A7"/>
    <w:rsid w:val="00A54460"/>
    <w:rsid w:val="00A65A55"/>
    <w:rsid w:val="00A94908"/>
    <w:rsid w:val="00AA34E7"/>
    <w:rsid w:val="00AA3B1E"/>
    <w:rsid w:val="00AC4F31"/>
    <w:rsid w:val="00B12178"/>
    <w:rsid w:val="00B544FE"/>
    <w:rsid w:val="00B5607A"/>
    <w:rsid w:val="00B67E54"/>
    <w:rsid w:val="00B73D48"/>
    <w:rsid w:val="00BA60C4"/>
    <w:rsid w:val="00BC2545"/>
    <w:rsid w:val="00BE78D8"/>
    <w:rsid w:val="00C30763"/>
    <w:rsid w:val="00C363AB"/>
    <w:rsid w:val="00C8005F"/>
    <w:rsid w:val="00C90593"/>
    <w:rsid w:val="00D277AB"/>
    <w:rsid w:val="00D534E5"/>
    <w:rsid w:val="00D5370C"/>
    <w:rsid w:val="00D56433"/>
    <w:rsid w:val="00D61D74"/>
    <w:rsid w:val="00E30C03"/>
    <w:rsid w:val="00E369F8"/>
    <w:rsid w:val="00E4469D"/>
    <w:rsid w:val="00E97A50"/>
    <w:rsid w:val="00EA53EF"/>
    <w:rsid w:val="00EF432A"/>
    <w:rsid w:val="00F43B86"/>
    <w:rsid w:val="00F70C65"/>
    <w:rsid w:val="00FE6C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1CB55E-8C21-43E7-B575-142A023B7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136"/>
    <w:pPr>
      <w:spacing w:after="200" w:line="276" w:lineRule="auto"/>
    </w:pPr>
    <w:rPr>
      <w:rFonts w:ascii="Calibri" w:eastAsia="Times New Roman" w:hAnsi="Calibri" w:cs="Times New Roman"/>
    </w:rPr>
  </w:style>
  <w:style w:type="paragraph" w:styleId="Heading1">
    <w:name w:val="heading 1"/>
    <w:basedOn w:val="Normal"/>
    <w:next w:val="Normal"/>
    <w:link w:val="Heading1Char"/>
    <w:qFormat/>
    <w:rsid w:val="003C7136"/>
    <w:pPr>
      <w:keepNext/>
      <w:tabs>
        <w:tab w:val="num" w:pos="0"/>
      </w:tabs>
      <w:suppressAutoHyphens/>
      <w:spacing w:after="0" w:line="240" w:lineRule="auto"/>
      <w:ind w:left="720"/>
      <w:jc w:val="both"/>
      <w:outlineLvl w:val="0"/>
    </w:pPr>
    <w:rPr>
      <w:rFonts w:ascii="Tahoma" w:hAnsi="Tahoma"/>
      <w:b/>
      <w:sz w:val="20"/>
      <w:szCs w:val="20"/>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C7136"/>
    <w:rPr>
      <w:rFonts w:ascii="Tahoma" w:eastAsia="Times New Roman" w:hAnsi="Tahoma" w:cs="Times New Roman"/>
      <w:b/>
      <w:sz w:val="20"/>
      <w:szCs w:val="20"/>
      <w:lang w:eastAsia="ar-SA"/>
    </w:rPr>
  </w:style>
  <w:style w:type="table" w:styleId="TableGrid">
    <w:name w:val="Table Grid"/>
    <w:basedOn w:val="TableNormal"/>
    <w:uiPriority w:val="39"/>
    <w:rsid w:val="003C71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C7136"/>
    <w:pPr>
      <w:spacing w:after="0" w:line="240" w:lineRule="auto"/>
    </w:pPr>
    <w:rPr>
      <w:rFonts w:ascii="Calibri" w:eastAsia="Times New Roman" w:hAnsi="Calibri" w:cs="Times New Roman"/>
    </w:rPr>
  </w:style>
  <w:style w:type="paragraph" w:styleId="ListParagraph">
    <w:name w:val="List Paragraph"/>
    <w:basedOn w:val="Normal"/>
    <w:uiPriority w:val="1"/>
    <w:qFormat/>
    <w:rsid w:val="00FE6CBB"/>
    <w:pPr>
      <w:suppressAutoHyphens/>
      <w:spacing w:after="0" w:line="240" w:lineRule="auto"/>
      <w:ind w:left="720"/>
    </w:pPr>
    <w:rPr>
      <w:rFonts w:ascii="Tahoma" w:hAnsi="Tahoma"/>
      <w:sz w:val="24"/>
      <w:szCs w:val="20"/>
      <w:lang w:eastAsia="ar-SA"/>
    </w:rPr>
  </w:style>
  <w:style w:type="paragraph" w:customStyle="1" w:styleId="Default">
    <w:name w:val="Default"/>
    <w:rsid w:val="0042667F"/>
    <w:pPr>
      <w:autoSpaceDE w:val="0"/>
      <w:autoSpaceDN w:val="0"/>
      <w:adjustRightInd w:val="0"/>
      <w:spacing w:after="0" w:line="240" w:lineRule="auto"/>
    </w:pPr>
    <w:rPr>
      <w:rFonts w:ascii="Times New Roman" w:hAnsi="Times New Roman" w:cs="Times New Roman"/>
      <w:color w:val="000000"/>
      <w:sz w:val="24"/>
      <w:szCs w:val="24"/>
      <w:lang w:bidi="hi-IN"/>
    </w:rPr>
  </w:style>
  <w:style w:type="paragraph" w:styleId="BalloonText">
    <w:name w:val="Balloon Text"/>
    <w:basedOn w:val="Normal"/>
    <w:link w:val="BalloonTextChar"/>
    <w:uiPriority w:val="99"/>
    <w:semiHidden/>
    <w:unhideWhenUsed/>
    <w:rsid w:val="00887D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7D3D"/>
    <w:rPr>
      <w:rFonts w:ascii="Segoe UI" w:eastAsia="Times New Roman" w:hAnsi="Segoe UI" w:cs="Segoe UI"/>
      <w:sz w:val="18"/>
      <w:szCs w:val="18"/>
    </w:rPr>
  </w:style>
  <w:style w:type="paragraph" w:styleId="Header">
    <w:name w:val="header"/>
    <w:basedOn w:val="Normal"/>
    <w:link w:val="HeaderChar"/>
    <w:uiPriority w:val="99"/>
    <w:unhideWhenUsed/>
    <w:rsid w:val="008424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2474"/>
    <w:rPr>
      <w:rFonts w:ascii="Calibri" w:eastAsia="Times New Roman" w:hAnsi="Calibri" w:cs="Times New Roman"/>
    </w:rPr>
  </w:style>
  <w:style w:type="paragraph" w:styleId="Footer">
    <w:name w:val="footer"/>
    <w:basedOn w:val="Normal"/>
    <w:link w:val="FooterChar"/>
    <w:uiPriority w:val="99"/>
    <w:unhideWhenUsed/>
    <w:rsid w:val="008424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2474"/>
    <w:rPr>
      <w:rFonts w:ascii="Calibri" w:eastAsia="Times New Roman" w:hAnsi="Calibri" w:cs="Times New Roman"/>
    </w:rPr>
  </w:style>
  <w:style w:type="character" w:styleId="Hyperlink">
    <w:name w:val="Hyperlink"/>
    <w:basedOn w:val="DefaultParagraphFont"/>
    <w:uiPriority w:val="99"/>
    <w:unhideWhenUsed/>
    <w:rsid w:val="00884E28"/>
    <w:rPr>
      <w:color w:val="0563C1" w:themeColor="hyperlink"/>
      <w:u w:val="single"/>
    </w:rPr>
  </w:style>
  <w:style w:type="paragraph" w:customStyle="1" w:styleId="TableParagraph">
    <w:name w:val="Table Paragraph"/>
    <w:basedOn w:val="Normal"/>
    <w:uiPriority w:val="1"/>
    <w:qFormat/>
    <w:rsid w:val="005405A0"/>
    <w:pPr>
      <w:widowControl w:val="0"/>
      <w:autoSpaceDE w:val="0"/>
      <w:autoSpaceDN w:val="0"/>
      <w:spacing w:after="0" w:line="240" w:lineRule="auto"/>
      <w:ind w:left="110"/>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3416531">
      <w:bodyDiv w:val="1"/>
      <w:marLeft w:val="0"/>
      <w:marRight w:val="0"/>
      <w:marTop w:val="0"/>
      <w:marBottom w:val="0"/>
      <w:divBdr>
        <w:top w:val="none" w:sz="0" w:space="0" w:color="auto"/>
        <w:left w:val="none" w:sz="0" w:space="0" w:color="auto"/>
        <w:bottom w:val="none" w:sz="0" w:space="0" w:color="auto"/>
        <w:right w:val="none" w:sz="0" w:space="0" w:color="auto"/>
      </w:divBdr>
    </w:div>
    <w:div w:id="1683434552">
      <w:bodyDiv w:val="1"/>
      <w:marLeft w:val="0"/>
      <w:marRight w:val="0"/>
      <w:marTop w:val="0"/>
      <w:marBottom w:val="0"/>
      <w:divBdr>
        <w:top w:val="none" w:sz="0" w:space="0" w:color="auto"/>
        <w:left w:val="none" w:sz="0" w:space="0" w:color="auto"/>
        <w:bottom w:val="none" w:sz="0" w:space="0" w:color="auto"/>
        <w:right w:val="none" w:sz="0" w:space="0" w:color="auto"/>
      </w:divBdr>
    </w:div>
    <w:div w:id="174714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iic.co.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iic.co.in" TargetMode="Externa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bimabharosa.irdai.gov.in/" TargetMode="External"/><Relationship Id="rId4" Type="http://schemas.openxmlformats.org/officeDocument/2006/relationships/webSettings" Target="webSettings.xml"/><Relationship Id="rId9" Type="http://schemas.openxmlformats.org/officeDocument/2006/relationships/hyperlink" Target="mailto:customercare@uiic.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Lokesh Agarwal 72331</dc:creator>
  <cp:lastModifiedBy>Ashish Khatri </cp:lastModifiedBy>
  <cp:revision>6</cp:revision>
  <cp:lastPrinted>2025-05-07T09:30:00Z</cp:lastPrinted>
  <dcterms:created xsi:type="dcterms:W3CDTF">2025-10-16T11:03:00Z</dcterms:created>
  <dcterms:modified xsi:type="dcterms:W3CDTF">2025-10-17T08:03:00Z</dcterms:modified>
</cp:coreProperties>
</file>